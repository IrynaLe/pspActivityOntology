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554" w:rsidP="00C12554" w:rsidRDefault="00C12554" w14:paraId="1132867C" w14:textId="77777777">
      <w:r>
        <w:rPr>
          <w:b/>
          <w:sz w:val="32"/>
        </w:rPr>
        <w:t xml:space="preserve">DANTEc Materials Science Repository – Activity Taxonomy  </w:t>
      </w:r>
    </w:p>
    <w:tbl>
      <w:tblPr>
        <w:tblStyle w:val="Mkatabulky"/>
        <w:tblW w:w="13608" w:type="dxa"/>
        <w:tblLook w:val="04A0" w:firstRow="1" w:lastRow="0" w:firstColumn="1" w:lastColumn="0" w:noHBand="0" w:noVBand="1"/>
      </w:tblPr>
      <w:tblGrid>
        <w:gridCol w:w="1451"/>
        <w:gridCol w:w="2324"/>
        <w:gridCol w:w="2340"/>
        <w:gridCol w:w="3173"/>
        <w:gridCol w:w="4320"/>
      </w:tblGrid>
      <w:tr w:rsidR="00C12554" w:rsidTr="260DC023" w14:paraId="146F4573" w14:textId="77777777">
        <w:tc>
          <w:tcPr>
            <w:tcW w:w="1451" w:type="dxa"/>
            <w:tcMar/>
          </w:tcPr>
          <w:p w:rsidR="00C12554" w:rsidP="00D653E5" w:rsidRDefault="00C12554" w14:paraId="5A5DFB04" w14:textId="0A4CE668">
            <w:r>
              <w:rPr>
                <w:b/>
              </w:rPr>
              <w:t xml:space="preserve">Activity </w:t>
            </w:r>
          </w:p>
        </w:tc>
        <w:tc>
          <w:tcPr>
            <w:tcW w:w="2324" w:type="dxa"/>
            <w:tcMar/>
          </w:tcPr>
          <w:p w:rsidR="00C12554" w:rsidP="00D653E5" w:rsidRDefault="00C12554" w14:paraId="6273BC97" w14:textId="77777777">
            <w:r>
              <w:rPr>
                <w:b/>
              </w:rPr>
              <w:t>Subclass</w:t>
            </w:r>
          </w:p>
        </w:tc>
        <w:tc>
          <w:tcPr>
            <w:tcW w:w="2340" w:type="dxa"/>
            <w:tcMar/>
          </w:tcPr>
          <w:p w:rsidR="00C12554" w:rsidP="00D653E5" w:rsidRDefault="00C12554" w14:paraId="0D16DB87" w14:textId="77777777">
            <w:r>
              <w:rPr>
                <w:b/>
              </w:rPr>
              <w:t>Feature</w:t>
            </w:r>
          </w:p>
        </w:tc>
        <w:tc>
          <w:tcPr>
            <w:tcW w:w="3173" w:type="dxa"/>
            <w:tcMar/>
          </w:tcPr>
          <w:p w:rsidR="00C12554" w:rsidP="00D653E5" w:rsidRDefault="00C12554" w14:paraId="40F08862" w14:textId="77777777">
            <w:r>
              <w:rPr>
                <w:b/>
              </w:rPr>
              <w:t>Parameters</w:t>
            </w:r>
          </w:p>
        </w:tc>
        <w:tc>
          <w:tcPr>
            <w:tcW w:w="4320" w:type="dxa"/>
            <w:tcMar/>
          </w:tcPr>
          <w:p w:rsidR="00C12554" w:rsidP="00D653E5" w:rsidRDefault="00C12554" w14:paraId="66ACF63C" w14:textId="77777777">
            <w:r>
              <w:rPr>
                <w:b/>
              </w:rPr>
              <w:t>Methods/techniques</w:t>
            </w:r>
          </w:p>
        </w:tc>
      </w:tr>
      <w:tr w:rsidR="00A40819" w:rsidTr="260DC023" w14:paraId="7F636013" w14:textId="77777777">
        <w:trPr>
          <w:ins w:author="Valis Jan" w:date="2026-03-16T21:44:00Z" w16du:dateUtc="2026-03-16T20:44:00Z" w:id="1452528919"/>
        </w:trPr>
        <w:tc>
          <w:tcPr>
            <w:tcW w:w="1451" w:type="dxa"/>
            <w:vMerge w:val="restart"/>
            <w:tcMar/>
          </w:tcPr>
          <w:p w:rsidR="00A40819" w:rsidP="00D653E5" w:rsidRDefault="00A40819" w14:paraId="35BE49CC" w14:textId="77777777">
            <w:r>
              <w:t>Structure analysis</w:t>
            </w:r>
          </w:p>
          <w:p w:rsidR="00A40819" w:rsidP="00D653E5" w:rsidRDefault="00A40819" w14:paraId="25B8F182" w14:textId="77777777">
            <w:pPr>
              <w:rPr>
                <w:ins w:author="Valis Jan" w:date="2026-03-16T21:44:00Z" w16du:dateUtc="2026-03-16T20:44:00Z" w:id="1"/>
                <w:b/>
              </w:rPr>
            </w:pPr>
          </w:p>
        </w:tc>
        <w:tc>
          <w:tcPr>
            <w:tcW w:w="2324" w:type="dxa"/>
            <w:vMerge w:val="restart"/>
            <w:tcMar/>
          </w:tcPr>
          <w:p w:rsidR="00A40819" w:rsidP="00D653E5" w:rsidRDefault="00A40819" w14:paraId="60499D98" w14:textId="77777777">
            <w:r>
              <w:t>Atomic &amp; Molecular structure</w:t>
            </w:r>
          </w:p>
          <w:p w:rsidR="00A40819" w:rsidP="00D653E5" w:rsidRDefault="00A40819" w14:paraId="4315DEEB" w14:textId="77777777">
            <w:pPr>
              <w:rPr>
                <w:ins w:author="Valis Jan" w:date="2026-03-16T21:44:00Z" w16du:dateUtc="2026-03-16T20:44:00Z" w:id="2"/>
                <w:b/>
              </w:rPr>
            </w:pPr>
          </w:p>
        </w:tc>
        <w:tc>
          <w:tcPr>
            <w:tcW w:w="2340" w:type="dxa"/>
            <w:tcMar/>
          </w:tcPr>
          <w:p w:rsidRPr="00A40819" w:rsidR="00A40819" w:rsidP="00D653E5" w:rsidRDefault="00A40819" w14:paraId="3915BD48" w14:textId="1FB81579">
            <w:pPr>
              <w:rPr>
                <w:ins w:author="Valis Jan" w:date="2026-03-16T21:44:00Z" w16du:dateUtc="2026-03-16T20:44:00Z" w:id="3"/>
                <w:bCs/>
                <w:rPrChange w:author="Valis Jan" w:date="2026-03-16T21:44:00Z" w16du:dateUtc="2026-03-16T20:44:00Z" w:id="4">
                  <w:rPr>
                    <w:ins w:author="Valis Jan" w:date="2026-03-16T21:44:00Z" w16du:dateUtc="2026-03-16T20:44:00Z" w:id="5"/>
                    <w:b/>
                  </w:rPr>
                </w:rPrChange>
              </w:rPr>
            </w:pPr>
            <w:ins w:author="Valis Jan" w:date="2026-03-16T21:44:00Z" w16du:dateUtc="2026-03-16T20:44:00Z" w:id="6">
              <w:r w:rsidRPr="00A40819">
                <w:rPr>
                  <w:bCs/>
                </w:rPr>
                <w:t>Elementary</w:t>
              </w:r>
              <w:r>
                <w:rPr>
                  <w:bCs/>
                </w:rPr>
                <w:t xml:space="preserve"> composition</w:t>
              </w:r>
            </w:ins>
          </w:p>
        </w:tc>
        <w:tc>
          <w:tcPr>
            <w:tcW w:w="3173" w:type="dxa"/>
            <w:tcMar/>
          </w:tcPr>
          <w:p w:rsidR="00A40819" w:rsidP="00D653E5" w:rsidRDefault="00A40819" w14:paraId="120B39D1" w14:textId="1BC4389B">
            <w:pPr>
              <w:rPr>
                <w:ins w:author="Valis Jan" w:date="2026-03-16T21:44:00Z" w16du:dateUtc="2026-03-16T20:44:00Z" w:id="7"/>
                <w:b/>
              </w:rPr>
            </w:pPr>
            <w:ins w:author="Valis Jan" w:date="2026-03-16T21:45:00Z" w16du:dateUtc="2026-03-16T20:45:00Z" w:id="8">
              <w:r w:rsidRPr="00A40819">
                <w:rPr>
                  <w:bCs/>
                </w:rPr>
                <w:t>Elementary</w:t>
              </w:r>
              <w:r>
                <w:rPr>
                  <w:bCs/>
                </w:rPr>
                <w:t xml:space="preserve"> composition</w:t>
              </w:r>
              <w:r>
                <w:rPr>
                  <w:bCs/>
                </w:rPr>
                <w:t xml:space="preserve"> (relative or absolute)</w:t>
              </w:r>
            </w:ins>
          </w:p>
        </w:tc>
        <w:tc>
          <w:tcPr>
            <w:tcW w:w="4320" w:type="dxa"/>
            <w:tcMar/>
          </w:tcPr>
          <w:p w:rsidRPr="00A40819" w:rsidR="00A40819" w:rsidP="00D653E5" w:rsidRDefault="00A40819" w14:paraId="53B5C56A" w14:textId="77B9701A">
            <w:pPr>
              <w:rPr>
                <w:ins w:author="Valis Jan" w:date="2026-03-16T21:44:00Z" w16du:dateUtc="2026-03-16T20:44:00Z" w:id="9"/>
                <w:bCs/>
                <w:rPrChange w:author="Valis Jan" w:date="2026-03-16T21:45:00Z" w16du:dateUtc="2026-03-16T20:45:00Z" w:id="10">
                  <w:rPr>
                    <w:ins w:author="Valis Jan" w:date="2026-03-16T21:44:00Z" w16du:dateUtc="2026-03-16T20:44:00Z" w:id="11"/>
                    <w:b/>
                  </w:rPr>
                </w:rPrChange>
              </w:rPr>
            </w:pPr>
            <w:ins w:author="Valis Jan" w:date="2026-03-16T21:45:00Z" w16du:dateUtc="2026-03-16T20:45:00Z" w:id="12">
              <w:r w:rsidRPr="00A40819">
                <w:rPr>
                  <w:bCs/>
                  <w:rPrChange w:author="Valis Jan" w:date="2026-03-16T21:45:00Z" w16du:dateUtc="2026-03-16T20:45:00Z" w:id="13">
                    <w:rPr>
                      <w:b/>
                    </w:rPr>
                  </w:rPrChange>
                </w:rPr>
                <w:t>XRF (</w:t>
              </w:r>
              <w:r>
                <w:rPr>
                  <w:bCs/>
                </w:rPr>
                <w:t>X-ray fluorescence), ICP-MS (Inductively couples plasma – mass spectrometry), AAS (atomic absorption spectroscopy),</w:t>
              </w:r>
            </w:ins>
            <w:ins w:author="Valis Jan" w:date="2026-03-16T21:46:00Z" w16du:dateUtc="2026-03-16T20:46:00Z" w:id="14">
              <w:r>
                <w:rPr>
                  <w:bCs/>
                </w:rPr>
                <w:t>OES (optical emission spectroscopy)</w:t>
              </w:r>
              <w:r w:rsidR="002E0035">
                <w:rPr>
                  <w:bCs/>
                </w:rPr>
                <w:t>, EDS</w:t>
              </w:r>
            </w:ins>
            <w:ins w:author="Valis Jan" w:date="2026-03-16T21:47:00Z" w16du:dateUtc="2026-03-16T20:47:00Z" w:id="15">
              <w:r w:rsidR="002E0035">
                <w:rPr>
                  <w:bCs/>
                </w:rPr>
                <w:t xml:space="preserve"> (</w:t>
              </w:r>
              <w:r w:rsidR="002E0035">
                <w:t>energy-dispersive X-ray spectroscopy</w:t>
              </w:r>
              <w:r w:rsidR="002E0035">
                <w:t>)</w:t>
              </w:r>
            </w:ins>
          </w:p>
        </w:tc>
      </w:tr>
      <w:tr w:rsidR="00A40819" w:rsidTr="260DC023" w14:paraId="14796F48" w14:textId="77777777">
        <w:tc>
          <w:tcPr>
            <w:tcW w:w="1451" w:type="dxa"/>
            <w:vMerge/>
            <w:tcMar/>
          </w:tcPr>
          <w:p w:rsidR="00A40819" w:rsidP="00D653E5" w:rsidRDefault="00A40819" w14:paraId="136547CA" w14:textId="77777777"/>
        </w:tc>
        <w:tc>
          <w:tcPr>
            <w:tcW w:w="2324" w:type="dxa"/>
            <w:vMerge/>
            <w:tcMar/>
          </w:tcPr>
          <w:p w:rsidR="00A40819" w:rsidP="00D653E5" w:rsidRDefault="00A40819" w14:paraId="522530A1" w14:textId="77777777"/>
        </w:tc>
        <w:tc>
          <w:tcPr>
            <w:tcW w:w="2340" w:type="dxa"/>
            <w:tcMar/>
          </w:tcPr>
          <w:p w:rsidR="00A40819" w:rsidP="00D653E5" w:rsidRDefault="00A40819" w14:paraId="77C7762A" w14:textId="77777777">
            <w:r>
              <w:t>Crystal structure</w:t>
            </w:r>
          </w:p>
        </w:tc>
        <w:tc>
          <w:tcPr>
            <w:tcW w:w="3173" w:type="dxa"/>
            <w:tcMar/>
          </w:tcPr>
          <w:p w:rsidR="00A40819" w:rsidP="00D653E5" w:rsidRDefault="00A40819" w14:paraId="3A0D15C1" w14:textId="77777777">
            <w:r>
              <w:t>Lattice parameters; space group; crystallinity; phase fraction</w:t>
            </w:r>
          </w:p>
        </w:tc>
        <w:tc>
          <w:tcPr>
            <w:tcW w:w="4320" w:type="dxa"/>
            <w:tcMar/>
          </w:tcPr>
          <w:p w:rsidR="00A40819" w:rsidP="00D653E5" w:rsidRDefault="00A40819" w14:paraId="2308678E" w14:textId="77777777">
            <w:r w:rsidR="00A40819">
              <w:rPr/>
              <w:t>XRD (X-ray diffraction); neutron/electron diffraction; DSC (differential scanning calorimetry</w:t>
            </w:r>
            <w:commentRangeStart w:id="1084424916"/>
            <w:r w:rsidR="00A40819">
              <w:rPr/>
              <w:t>)</w:t>
            </w:r>
            <w:commentRangeEnd w:id="1084424916"/>
            <w:r>
              <w:rPr>
                <w:rStyle w:val="CommentReference"/>
              </w:rPr>
              <w:commentReference w:id="1084424916"/>
            </w:r>
          </w:p>
        </w:tc>
      </w:tr>
      <w:tr w:rsidR="00A40819" w:rsidTr="260DC023" w14:paraId="2629BCB3" w14:textId="77777777">
        <w:tc>
          <w:tcPr>
            <w:tcW w:w="1451" w:type="dxa"/>
            <w:vMerge/>
            <w:tcMar/>
          </w:tcPr>
          <w:p w:rsidR="00A40819" w:rsidP="00D653E5" w:rsidRDefault="00A40819" w14:paraId="11AED595" w14:textId="77777777"/>
        </w:tc>
        <w:tc>
          <w:tcPr>
            <w:tcW w:w="2324" w:type="dxa"/>
            <w:vMerge/>
            <w:tcMar/>
          </w:tcPr>
          <w:p w:rsidR="00A40819" w:rsidP="00D653E5" w:rsidRDefault="00A40819" w14:paraId="7B445FFC" w14:textId="77777777"/>
        </w:tc>
        <w:tc>
          <w:tcPr>
            <w:tcW w:w="2340" w:type="dxa"/>
            <w:tcMar/>
          </w:tcPr>
          <w:p w:rsidR="00A40819" w:rsidP="00D653E5" w:rsidRDefault="00A40819" w14:paraId="092342DB" w14:textId="77777777">
            <w:r>
              <w:t>Atomic bonding &amp; coordination</w:t>
            </w:r>
          </w:p>
        </w:tc>
        <w:tc>
          <w:tcPr>
            <w:tcW w:w="3173" w:type="dxa"/>
            <w:tcMar/>
          </w:tcPr>
          <w:p w:rsidR="00A40819" w:rsidP="00D653E5" w:rsidRDefault="00A40819" w14:paraId="28C88C39" w14:textId="77777777">
            <w:r>
              <w:t>Coordination number; bonding type; oxidation state</w:t>
            </w:r>
          </w:p>
        </w:tc>
        <w:tc>
          <w:tcPr>
            <w:tcW w:w="4320" w:type="dxa"/>
            <w:tcMar/>
          </w:tcPr>
          <w:p w:rsidR="00A40819" w:rsidP="00D653E5" w:rsidRDefault="00A40819" w14:paraId="30B8372E" w14:textId="7F70B009">
            <w:r>
              <w:t>XAS (X-ray absorption spectroscopy; EXAFS/XANES); Raman spectroscopy; FTIR (Fourier-transform infrared spectroscopy); XPS</w:t>
            </w:r>
            <w:ins w:author="Valis Jan" w:date="2026-03-16T21:43:00Z" w16du:dateUtc="2026-03-16T20:43:00Z" w:id="16">
              <w:r>
                <w:t>/ESCA</w:t>
              </w:r>
            </w:ins>
            <w:r>
              <w:t xml:space="preserve"> (X-ray photoelectron spectroscopy)</w:t>
            </w:r>
            <w:ins w:author="Valis Jan" w:date="2026-03-16T21:41:00Z" w16du:dateUtc="2026-03-16T20:41:00Z" w:id="17">
              <w:r>
                <w:t>; UPS (UV photoelectron spectroscopy</w:t>
              </w:r>
            </w:ins>
            <w:ins w:author="Valis Jan" w:date="2026-03-16T21:42:00Z" w16du:dateUtc="2026-03-16T20:42:00Z" w:id="18">
              <w:r>
                <w:t>)</w:t>
              </w:r>
            </w:ins>
          </w:p>
        </w:tc>
      </w:tr>
      <w:tr w:rsidR="00A40819" w:rsidTr="260DC023" w14:paraId="40513D81" w14:textId="77777777">
        <w:tc>
          <w:tcPr>
            <w:tcW w:w="1451" w:type="dxa"/>
            <w:vMerge/>
            <w:tcMar/>
          </w:tcPr>
          <w:p w:rsidR="00A40819" w:rsidP="00D653E5" w:rsidRDefault="00A40819" w14:paraId="2A38E277" w14:textId="77777777"/>
        </w:tc>
        <w:tc>
          <w:tcPr>
            <w:tcW w:w="2324" w:type="dxa"/>
            <w:vMerge/>
            <w:tcMar/>
          </w:tcPr>
          <w:p w:rsidR="00A40819" w:rsidP="00D653E5" w:rsidRDefault="00A40819" w14:paraId="6354B4FD" w14:textId="77777777"/>
        </w:tc>
        <w:tc>
          <w:tcPr>
            <w:tcW w:w="2340" w:type="dxa"/>
            <w:tcMar/>
          </w:tcPr>
          <w:p w:rsidR="00A40819" w:rsidP="00D653E5" w:rsidRDefault="00A40819" w14:paraId="43B02BDF" w14:textId="77777777">
            <w:r>
              <w:t>Point defect structure</w:t>
            </w:r>
          </w:p>
        </w:tc>
        <w:tc>
          <w:tcPr>
            <w:tcW w:w="3173" w:type="dxa"/>
            <w:tcMar/>
          </w:tcPr>
          <w:p w:rsidR="00A40819" w:rsidP="00D653E5" w:rsidRDefault="00A40819" w14:paraId="588FDB4F" w14:textId="77777777">
            <w:r>
              <w:t>Vacancy/interstitial concentration; site occupancy; lattice distortion</w:t>
            </w:r>
          </w:p>
        </w:tc>
        <w:tc>
          <w:tcPr>
            <w:tcW w:w="4320" w:type="dxa"/>
            <w:tcMar/>
          </w:tcPr>
          <w:p w:rsidR="00A40819" w:rsidP="00D653E5" w:rsidRDefault="00A40819" w14:paraId="21DD429D" w14:textId="77777777">
            <w:r>
              <w:t>PAS (positron annihilation spectroscopy); APT (atom probe tomography); TEM (transmission electron microscopy); Mössbauer spectroscopy</w:t>
            </w:r>
          </w:p>
        </w:tc>
      </w:tr>
      <w:tr w:rsidR="00A40819" w:rsidTr="260DC023" w14:paraId="1D60062F" w14:textId="77777777">
        <w:tc>
          <w:tcPr>
            <w:tcW w:w="1451" w:type="dxa"/>
            <w:vMerge/>
            <w:tcMar/>
          </w:tcPr>
          <w:p w:rsidR="00A40819" w:rsidP="00D653E5" w:rsidRDefault="00A40819" w14:paraId="07B147BF" w14:textId="77777777"/>
        </w:tc>
        <w:tc>
          <w:tcPr>
            <w:tcW w:w="2324" w:type="dxa"/>
            <w:vMerge w:val="restart"/>
            <w:tcMar/>
          </w:tcPr>
          <w:p w:rsidR="00A40819" w:rsidP="00D653E5" w:rsidRDefault="00A40819" w14:paraId="371A219C" w14:textId="77777777">
            <w:r>
              <w:t>Microstructure</w:t>
            </w:r>
          </w:p>
          <w:p w:rsidR="00A40819" w:rsidP="00D653E5" w:rsidRDefault="00A40819" w14:paraId="0088327F" w14:textId="77777777"/>
        </w:tc>
        <w:tc>
          <w:tcPr>
            <w:tcW w:w="2340" w:type="dxa"/>
            <w:tcMar/>
          </w:tcPr>
          <w:p w:rsidR="00A40819" w:rsidP="00D653E5" w:rsidRDefault="00A40819" w14:paraId="0405D6EE" w14:textId="77777777">
            <w:r>
              <w:t>Grain architecture</w:t>
            </w:r>
          </w:p>
        </w:tc>
        <w:tc>
          <w:tcPr>
            <w:tcW w:w="3173" w:type="dxa"/>
            <w:tcMar/>
          </w:tcPr>
          <w:p w:rsidR="00A40819" w:rsidP="00D653E5" w:rsidRDefault="00A40819" w14:paraId="6F13230E" w14:textId="77777777">
            <w:r>
              <w:t>Mean grain size; size distribution; aspect ratio; morphology</w:t>
            </w:r>
          </w:p>
        </w:tc>
        <w:tc>
          <w:tcPr>
            <w:tcW w:w="4320" w:type="dxa"/>
            <w:tcMar/>
          </w:tcPr>
          <w:p w:rsidR="00A40819" w:rsidP="00D653E5" w:rsidRDefault="00A40819" w14:paraId="4C34B712" w14:textId="77777777">
            <w:r>
              <w:t>Optical microscopy; SEM (scanning electron microscopy); EBSD (electron backscatter diffraction)</w:t>
            </w:r>
          </w:p>
        </w:tc>
      </w:tr>
      <w:tr w:rsidR="00A40819" w:rsidTr="260DC023" w14:paraId="004B8E40" w14:textId="77777777">
        <w:tc>
          <w:tcPr>
            <w:tcW w:w="1451" w:type="dxa"/>
            <w:vMerge/>
            <w:tcMar/>
          </w:tcPr>
          <w:p w:rsidR="00A40819" w:rsidP="00D653E5" w:rsidRDefault="00A40819" w14:paraId="07D9E7FC" w14:textId="77777777"/>
        </w:tc>
        <w:tc>
          <w:tcPr>
            <w:tcW w:w="2324" w:type="dxa"/>
            <w:vMerge/>
            <w:tcMar/>
          </w:tcPr>
          <w:p w:rsidR="00A40819" w:rsidP="00D653E5" w:rsidRDefault="00A40819" w14:paraId="4DA556C8" w14:textId="77777777"/>
        </w:tc>
        <w:tc>
          <w:tcPr>
            <w:tcW w:w="2340" w:type="dxa"/>
            <w:tcMar/>
          </w:tcPr>
          <w:p w:rsidR="00A40819" w:rsidP="00D653E5" w:rsidRDefault="00A40819" w14:paraId="5AFF2540" w14:textId="77777777">
            <w:r>
              <w:t>Grain boundary character</w:t>
            </w:r>
          </w:p>
        </w:tc>
        <w:tc>
          <w:tcPr>
            <w:tcW w:w="3173" w:type="dxa"/>
            <w:tcMar/>
          </w:tcPr>
          <w:p w:rsidR="00A40819" w:rsidP="00D653E5" w:rsidRDefault="00A40819" w14:paraId="0944E5FD" w14:textId="77777777">
            <w:r>
              <w:t>Misorientation angle; boundary type; Σ-values</w:t>
            </w:r>
          </w:p>
        </w:tc>
        <w:tc>
          <w:tcPr>
            <w:tcW w:w="4320" w:type="dxa"/>
            <w:tcMar/>
          </w:tcPr>
          <w:p w:rsidR="00A40819" w:rsidP="00D653E5" w:rsidRDefault="00A40819" w14:paraId="3337D74E" w14:textId="77777777">
            <w:r>
              <w:t>EBSD (electron backscatter diffraction); TEM (transmission electron microscopy); STEM (scanning transmission electron microscopy)</w:t>
            </w:r>
          </w:p>
        </w:tc>
      </w:tr>
      <w:tr w:rsidR="00A40819" w:rsidTr="260DC023" w14:paraId="33868183" w14:textId="77777777">
        <w:tc>
          <w:tcPr>
            <w:tcW w:w="1451" w:type="dxa"/>
            <w:vMerge/>
            <w:tcMar/>
          </w:tcPr>
          <w:p w:rsidR="00A40819" w:rsidP="00D653E5" w:rsidRDefault="00A40819" w14:paraId="6D9CE897" w14:textId="77777777"/>
        </w:tc>
        <w:tc>
          <w:tcPr>
            <w:tcW w:w="2324" w:type="dxa"/>
            <w:vMerge/>
            <w:tcMar/>
          </w:tcPr>
          <w:p w:rsidR="00A40819" w:rsidP="00D653E5" w:rsidRDefault="00A40819" w14:paraId="3793E3AA" w14:textId="77777777"/>
        </w:tc>
        <w:tc>
          <w:tcPr>
            <w:tcW w:w="2340" w:type="dxa"/>
            <w:tcMar/>
          </w:tcPr>
          <w:p w:rsidR="00A40819" w:rsidP="00D653E5" w:rsidRDefault="00A40819" w14:paraId="3F91CDE5" w14:textId="77777777">
            <w:r>
              <w:t>Phase distribution &amp; morphology</w:t>
            </w:r>
          </w:p>
        </w:tc>
        <w:tc>
          <w:tcPr>
            <w:tcW w:w="3173" w:type="dxa"/>
            <w:tcMar/>
          </w:tcPr>
          <w:p w:rsidR="00A40819" w:rsidP="00D653E5" w:rsidRDefault="00A40819" w14:paraId="57949B90" w14:textId="77777777">
            <w:r>
              <w:t>Phase fraction; connectivity; precipitate size/density</w:t>
            </w:r>
          </w:p>
        </w:tc>
        <w:tc>
          <w:tcPr>
            <w:tcW w:w="4320" w:type="dxa"/>
            <w:tcMar/>
          </w:tcPr>
          <w:p w:rsidR="00A40819" w:rsidP="00D653E5" w:rsidRDefault="00A40819" w14:paraId="7B20C730" w14:textId="77777777">
            <w:r>
              <w:t>SEM (scanning electron microscopy) with EDS (energy-dispersive X-ray spectroscopy); XRD (X-ray diffraction); APT (atom probe tomography); SAXS/WAXS (small-/wide-angle X-ray scattering)</w:t>
            </w:r>
          </w:p>
        </w:tc>
      </w:tr>
      <w:tr w:rsidR="00A40819" w:rsidTr="260DC023" w14:paraId="2AB33E4D" w14:textId="77777777">
        <w:tc>
          <w:tcPr>
            <w:tcW w:w="1451" w:type="dxa"/>
            <w:vMerge/>
            <w:tcMar/>
          </w:tcPr>
          <w:p w:rsidR="00A40819" w:rsidP="00D653E5" w:rsidRDefault="00A40819" w14:paraId="4A2348D8" w14:textId="77777777"/>
        </w:tc>
        <w:tc>
          <w:tcPr>
            <w:tcW w:w="2324" w:type="dxa"/>
            <w:vMerge/>
            <w:tcMar/>
          </w:tcPr>
          <w:p w:rsidR="00A40819" w:rsidP="00D653E5" w:rsidRDefault="00A40819" w14:paraId="46AE6088" w14:textId="77777777"/>
        </w:tc>
        <w:tc>
          <w:tcPr>
            <w:tcW w:w="2340" w:type="dxa"/>
            <w:tcMar/>
          </w:tcPr>
          <w:p w:rsidR="00A40819" w:rsidP="00D653E5" w:rsidRDefault="00A40819" w14:paraId="2ABA27FC" w14:textId="77777777">
            <w:r>
              <w:t>Porosity &amp; void analysis</w:t>
            </w:r>
          </w:p>
        </w:tc>
        <w:tc>
          <w:tcPr>
            <w:tcW w:w="3173" w:type="dxa"/>
            <w:tcMar/>
          </w:tcPr>
          <w:p w:rsidR="00A40819" w:rsidP="00D653E5" w:rsidRDefault="00A40819" w14:paraId="429CBB93" w14:textId="77777777">
            <w:r>
              <w:t>Pore size distribution; volume fraction; connectivity</w:t>
            </w:r>
          </w:p>
        </w:tc>
        <w:tc>
          <w:tcPr>
            <w:tcW w:w="4320" w:type="dxa"/>
            <w:tcMar/>
          </w:tcPr>
          <w:p w:rsidR="00A40819" w:rsidP="00D653E5" w:rsidRDefault="00A40819" w14:paraId="11D4C5C1" w14:textId="77777777">
            <w:r>
              <w:t>XCT (X-ray computed tomography); SEM (scanning electron microscopy); BET (gas adsorption, Brunauer–Emmett–Teller); MIP (mercury intrusion porosimetry)</w:t>
            </w:r>
          </w:p>
        </w:tc>
      </w:tr>
      <w:tr w:rsidR="00A40819" w:rsidTr="260DC023" w14:paraId="7D15D341" w14:textId="77777777">
        <w:tc>
          <w:tcPr>
            <w:tcW w:w="1451" w:type="dxa"/>
            <w:vMerge/>
            <w:tcMar/>
          </w:tcPr>
          <w:p w:rsidR="00A40819" w:rsidP="00D653E5" w:rsidRDefault="00A40819" w14:paraId="3969EADD" w14:textId="77777777"/>
        </w:tc>
        <w:tc>
          <w:tcPr>
            <w:tcW w:w="2324" w:type="dxa"/>
            <w:vMerge/>
            <w:tcMar/>
          </w:tcPr>
          <w:p w:rsidR="00A40819" w:rsidP="00D653E5" w:rsidRDefault="00A40819" w14:paraId="2F63E06D" w14:textId="77777777"/>
        </w:tc>
        <w:tc>
          <w:tcPr>
            <w:tcW w:w="2340" w:type="dxa"/>
            <w:tcMar/>
          </w:tcPr>
          <w:p w:rsidR="00A40819" w:rsidP="00D653E5" w:rsidRDefault="00A40819" w14:paraId="25A57BA8" w14:textId="77777777">
            <w:r>
              <w:t>Crystallographic texture</w:t>
            </w:r>
          </w:p>
        </w:tc>
        <w:tc>
          <w:tcPr>
            <w:tcW w:w="3173" w:type="dxa"/>
            <w:tcMar/>
          </w:tcPr>
          <w:p w:rsidR="00A40819" w:rsidP="00D653E5" w:rsidRDefault="00A40819" w14:paraId="5885AF80" w14:textId="77777777">
            <w:r>
              <w:t>Preferred orientation; ODF (orientation distribution function); pole figures</w:t>
            </w:r>
          </w:p>
        </w:tc>
        <w:tc>
          <w:tcPr>
            <w:tcW w:w="4320" w:type="dxa"/>
            <w:tcMar/>
          </w:tcPr>
          <w:p w:rsidR="00A40819" w:rsidP="00D653E5" w:rsidRDefault="00A40819" w14:paraId="1BAAA8AE" w14:textId="77777777">
            <w:r>
              <w:t>EBSD (electron backscatter diffraction); XRD (X-ray diffraction); neutron diffraction</w:t>
            </w:r>
          </w:p>
        </w:tc>
      </w:tr>
      <w:tr w:rsidR="00A40819" w:rsidTr="260DC023" w14:paraId="16E5D83A" w14:textId="77777777">
        <w:tc>
          <w:tcPr>
            <w:tcW w:w="1451" w:type="dxa"/>
            <w:vMerge/>
            <w:tcMar/>
          </w:tcPr>
          <w:p w:rsidR="00A40819" w:rsidP="00D653E5" w:rsidRDefault="00A40819" w14:paraId="49565FB8" w14:textId="77777777"/>
        </w:tc>
        <w:tc>
          <w:tcPr>
            <w:tcW w:w="2324" w:type="dxa"/>
            <w:vMerge/>
            <w:tcMar/>
          </w:tcPr>
          <w:p w:rsidR="00A40819" w:rsidP="00D653E5" w:rsidRDefault="00A40819" w14:paraId="11A30078" w14:textId="77777777"/>
        </w:tc>
        <w:tc>
          <w:tcPr>
            <w:tcW w:w="2340" w:type="dxa"/>
            <w:tcMar/>
          </w:tcPr>
          <w:p w:rsidR="00A40819" w:rsidP="00D653E5" w:rsidRDefault="00A40819" w14:paraId="3555C147" w14:textId="77777777">
            <w:r>
              <w:t>Interface &amp; interphase character</w:t>
            </w:r>
          </w:p>
        </w:tc>
        <w:tc>
          <w:tcPr>
            <w:tcW w:w="3173" w:type="dxa"/>
            <w:tcMar/>
          </w:tcPr>
          <w:p w:rsidR="00A40819" w:rsidP="00D653E5" w:rsidRDefault="00A40819" w14:paraId="35E497C9" w14:textId="77777777">
            <w:r>
              <w:t>Interface thickness; roughness; chemistry; adhesion indicators</w:t>
            </w:r>
          </w:p>
        </w:tc>
        <w:tc>
          <w:tcPr>
            <w:tcW w:w="4320" w:type="dxa"/>
            <w:tcMar/>
          </w:tcPr>
          <w:p w:rsidR="00A40819" w:rsidP="00D653E5" w:rsidRDefault="00A40819" w14:paraId="1D9FCF71" w14:textId="77777777">
            <w:r>
              <w:t>SEM (scanning electron microscopy); TEM (transmission electron microscopy); XPS (X-ray photoelectron spectroscopy); XRR (X-ray reflectivity)</w:t>
            </w:r>
          </w:p>
        </w:tc>
      </w:tr>
      <w:tr w:rsidR="00A40819" w:rsidTr="260DC023" w14:paraId="1863ABCA" w14:textId="77777777">
        <w:tc>
          <w:tcPr>
            <w:tcW w:w="1451" w:type="dxa"/>
            <w:vMerge/>
            <w:tcMar/>
          </w:tcPr>
          <w:p w:rsidR="00A40819" w:rsidP="00D653E5" w:rsidRDefault="00A40819" w14:paraId="0AA4E910" w14:textId="77777777"/>
        </w:tc>
        <w:tc>
          <w:tcPr>
            <w:tcW w:w="2324" w:type="dxa"/>
            <w:vMerge w:val="restart"/>
            <w:tcMar/>
          </w:tcPr>
          <w:p w:rsidR="00A40819" w:rsidP="00D653E5" w:rsidRDefault="00A40819" w14:paraId="738DC2EE" w14:textId="77777777">
            <w:r>
              <w:t>Macrostructure</w:t>
            </w:r>
          </w:p>
          <w:p w:rsidR="00A40819" w:rsidP="00D653E5" w:rsidRDefault="00A40819" w14:paraId="207C268A" w14:textId="77777777"/>
        </w:tc>
        <w:tc>
          <w:tcPr>
            <w:tcW w:w="2340" w:type="dxa"/>
            <w:tcMar/>
          </w:tcPr>
          <w:p w:rsidR="00A40819" w:rsidP="00D653E5" w:rsidRDefault="00A40819" w14:paraId="55DF3C32" w14:textId="77777777">
            <w:r>
              <w:t>Layered &amp; coating geometry</w:t>
            </w:r>
          </w:p>
        </w:tc>
        <w:tc>
          <w:tcPr>
            <w:tcW w:w="3173" w:type="dxa"/>
            <w:tcMar/>
          </w:tcPr>
          <w:p w:rsidR="00A40819" w:rsidP="00D653E5" w:rsidRDefault="00A40819" w14:paraId="70152F9D" w14:textId="77777777">
            <w:r>
              <w:t>Layer thickness; sequence; continuity; uniformity</w:t>
            </w:r>
          </w:p>
        </w:tc>
        <w:tc>
          <w:tcPr>
            <w:tcW w:w="4320" w:type="dxa"/>
            <w:tcMar/>
          </w:tcPr>
          <w:p w:rsidR="00A40819" w:rsidP="00D653E5" w:rsidRDefault="00A40819" w14:paraId="77D097FD" w14:textId="77777777">
            <w:r>
              <w:t>Profilometry; SEM (scanning electron microscopy, cross-section); XCT (X-ray computed tomography); ellipsometry</w:t>
            </w:r>
          </w:p>
        </w:tc>
      </w:tr>
      <w:tr w:rsidR="00A40819" w:rsidTr="260DC023" w14:paraId="68CA66C6" w14:textId="77777777">
        <w:tc>
          <w:tcPr>
            <w:tcW w:w="1451" w:type="dxa"/>
            <w:vMerge/>
            <w:tcMar/>
          </w:tcPr>
          <w:p w:rsidR="00A40819" w:rsidP="00D653E5" w:rsidRDefault="00A40819" w14:paraId="42C226FF" w14:textId="77777777"/>
        </w:tc>
        <w:tc>
          <w:tcPr>
            <w:tcW w:w="2324" w:type="dxa"/>
            <w:vMerge/>
            <w:tcMar/>
          </w:tcPr>
          <w:p w:rsidR="00A40819" w:rsidP="00D653E5" w:rsidRDefault="00A40819" w14:paraId="2D5ECA79" w14:textId="77777777"/>
        </w:tc>
        <w:tc>
          <w:tcPr>
            <w:tcW w:w="2340" w:type="dxa"/>
            <w:tcMar/>
          </w:tcPr>
          <w:p w:rsidR="00A40819" w:rsidP="00D653E5" w:rsidRDefault="00A40819" w14:paraId="288A4286" w14:textId="77777777">
            <w:r>
              <w:t>Macro-scale homogeneity</w:t>
            </w:r>
          </w:p>
        </w:tc>
        <w:tc>
          <w:tcPr>
            <w:tcW w:w="3173" w:type="dxa"/>
            <w:tcMar/>
          </w:tcPr>
          <w:p w:rsidR="00A40819" w:rsidP="00D653E5" w:rsidRDefault="00A40819" w14:paraId="5B26DBDB" w14:textId="77777777">
            <w:r>
              <w:t>Segregation patterns; density gradients; compositional gradients</w:t>
            </w:r>
          </w:p>
        </w:tc>
        <w:tc>
          <w:tcPr>
            <w:tcW w:w="4320" w:type="dxa"/>
            <w:tcMar/>
          </w:tcPr>
          <w:p w:rsidR="00A40819" w:rsidP="00D653E5" w:rsidRDefault="00A40819" w14:paraId="7CCD3DD7" w14:textId="77777777">
            <w:r>
              <w:t>Macro-etching; X-ray radiography; XCT (X-ray computed tomography); ultrasonic testing (NDT)</w:t>
            </w:r>
          </w:p>
        </w:tc>
      </w:tr>
      <w:tr w:rsidR="00A40819" w:rsidTr="260DC023" w14:paraId="719C843C" w14:textId="77777777">
        <w:tc>
          <w:tcPr>
            <w:tcW w:w="1451" w:type="dxa"/>
            <w:vMerge/>
            <w:tcMar/>
          </w:tcPr>
          <w:p w:rsidR="00A40819" w:rsidP="00D653E5" w:rsidRDefault="00A40819" w14:paraId="37D5BBEE" w14:textId="77777777"/>
        </w:tc>
        <w:tc>
          <w:tcPr>
            <w:tcW w:w="2324" w:type="dxa"/>
            <w:vMerge/>
            <w:tcMar/>
          </w:tcPr>
          <w:p w:rsidR="00A40819" w:rsidP="00D653E5" w:rsidRDefault="00A40819" w14:paraId="1D9778EC" w14:textId="77777777"/>
        </w:tc>
        <w:tc>
          <w:tcPr>
            <w:tcW w:w="2340" w:type="dxa"/>
            <w:tcMar/>
          </w:tcPr>
          <w:p w:rsidR="00A40819" w:rsidP="00D653E5" w:rsidRDefault="00A40819" w14:paraId="5706B8F2" w14:textId="77777777">
            <w:r>
              <w:t>Damage &amp; defect mapping</w:t>
            </w:r>
          </w:p>
        </w:tc>
        <w:tc>
          <w:tcPr>
            <w:tcW w:w="3173" w:type="dxa"/>
            <w:tcMar/>
          </w:tcPr>
          <w:p w:rsidR="00A40819" w:rsidP="00D653E5" w:rsidRDefault="00A40819" w14:paraId="37F1F322" w14:textId="77777777">
            <w:r>
              <w:t>Crack length/depth; delamination area; defect location; integrity</w:t>
            </w:r>
          </w:p>
        </w:tc>
        <w:tc>
          <w:tcPr>
            <w:tcW w:w="4320" w:type="dxa"/>
            <w:tcMar/>
          </w:tcPr>
          <w:p w:rsidR="00A40819" w:rsidP="00D653E5" w:rsidRDefault="00A40819" w14:paraId="5809234F" w14:textId="77777777">
            <w:r>
              <w:t>Visual inspection; NDT (ultrasonic testing, eddy-current testing); X-ray radiography; XCT (X-ray computed tomography)</w:t>
            </w:r>
          </w:p>
        </w:tc>
      </w:tr>
      <w:tr w:rsidR="00A40819" w:rsidTr="260DC023" w14:paraId="459A771E" w14:textId="77777777">
        <w:tc>
          <w:tcPr>
            <w:tcW w:w="1451" w:type="dxa"/>
            <w:vMerge/>
            <w:tcMar/>
          </w:tcPr>
          <w:p w:rsidR="00A40819" w:rsidP="00D653E5" w:rsidRDefault="00A40819" w14:paraId="1C89D946" w14:textId="77777777"/>
        </w:tc>
        <w:tc>
          <w:tcPr>
            <w:tcW w:w="2324" w:type="dxa"/>
            <w:vMerge/>
            <w:tcMar/>
          </w:tcPr>
          <w:p w:rsidR="00A40819" w:rsidP="00D653E5" w:rsidRDefault="00A40819" w14:paraId="6F61266C" w14:textId="77777777"/>
        </w:tc>
        <w:tc>
          <w:tcPr>
            <w:tcW w:w="2340" w:type="dxa"/>
            <w:tcMar/>
          </w:tcPr>
          <w:p w:rsidR="00A40819" w:rsidP="00D653E5" w:rsidRDefault="00A40819" w14:paraId="7D0BEED2" w14:textId="77777777">
            <w:r>
              <w:t>Joint &amp; assembly geometry</w:t>
            </w:r>
          </w:p>
        </w:tc>
        <w:tc>
          <w:tcPr>
            <w:tcW w:w="3173" w:type="dxa"/>
            <w:tcMar/>
          </w:tcPr>
          <w:p w:rsidR="00A40819" w:rsidP="00D653E5" w:rsidRDefault="00A40819" w14:paraId="4DD5FC94" w14:textId="77777777">
            <w:r>
              <w:t>Weld bead geometry; HAZ (heat-affected zone) extent; fusion zone width</w:t>
            </w:r>
          </w:p>
        </w:tc>
        <w:tc>
          <w:tcPr>
            <w:tcW w:w="4320" w:type="dxa"/>
            <w:tcMar/>
          </w:tcPr>
          <w:p w:rsidR="00A40819" w:rsidP="00D653E5" w:rsidRDefault="00A40819" w14:paraId="25479135" w14:textId="77777777">
            <w:r>
              <w:t>Optical microscopy; SEM (scanning electron microscopy); X-ray radiography; ultrasonic testing (NDT)</w:t>
            </w:r>
          </w:p>
        </w:tc>
      </w:tr>
      <w:tr w:rsidR="00C12554" w:rsidTr="260DC023" w14:paraId="7BC5B783" w14:textId="77777777">
        <w:tc>
          <w:tcPr>
            <w:tcW w:w="1451" w:type="dxa"/>
            <w:vMerge w:val="restart"/>
            <w:tcMar/>
          </w:tcPr>
          <w:p w:rsidR="00C12554" w:rsidP="00D653E5" w:rsidRDefault="00C12554" w14:paraId="51D8A412" w14:textId="77777777">
            <w:r>
              <w:t>Property analysis</w:t>
            </w:r>
          </w:p>
          <w:p w:rsidR="00C12554" w:rsidP="00D653E5" w:rsidRDefault="00C12554" w14:paraId="7F1B2F23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50EC416F" w14:textId="77777777">
            <w:r>
              <w:t>Mechanical Properties</w:t>
            </w:r>
          </w:p>
          <w:p w:rsidR="00C12554" w:rsidP="00D653E5" w:rsidRDefault="00C12554" w14:paraId="12971293" w14:textId="77777777"/>
        </w:tc>
        <w:tc>
          <w:tcPr>
            <w:tcW w:w="2340" w:type="dxa"/>
            <w:tcMar/>
          </w:tcPr>
          <w:p w:rsidR="00C12554" w:rsidP="00D653E5" w:rsidRDefault="00C12554" w14:paraId="48B03D4F" w14:textId="77777777">
            <w:r>
              <w:t>Quasi-static strength</w:t>
            </w:r>
          </w:p>
        </w:tc>
        <w:tc>
          <w:tcPr>
            <w:tcW w:w="3173" w:type="dxa"/>
            <w:tcMar/>
          </w:tcPr>
          <w:p w:rsidR="00C12554" w:rsidP="00D653E5" w:rsidRDefault="00C12554" w14:paraId="2C2CEA79" w14:textId="77777777">
            <w:r>
              <w:t>Yield strength; UTS (ultimate tensile strength); proof stress; stress–strain curve</w:t>
            </w:r>
          </w:p>
        </w:tc>
        <w:tc>
          <w:tcPr>
            <w:tcW w:w="4320" w:type="dxa"/>
            <w:tcMar/>
          </w:tcPr>
          <w:p w:rsidR="00C12554" w:rsidP="00D653E5" w:rsidRDefault="00C12554" w14:paraId="522BF794" w14:textId="77777777">
            <w:r>
              <w:t>Uniaxial tensile/compression/shear testing (UTM/servo-hydraulic test frames)</w:t>
            </w:r>
          </w:p>
        </w:tc>
      </w:tr>
      <w:tr w:rsidR="00C12554" w:rsidTr="260DC023" w14:paraId="659D626E" w14:textId="77777777">
        <w:tc>
          <w:tcPr>
            <w:tcW w:w="1451" w:type="dxa"/>
            <w:vMerge/>
            <w:tcMar/>
          </w:tcPr>
          <w:p w:rsidR="00C12554" w:rsidP="00D653E5" w:rsidRDefault="00C12554" w14:paraId="6B1E191E" w14:textId="77777777"/>
        </w:tc>
        <w:tc>
          <w:tcPr>
            <w:tcW w:w="2324" w:type="dxa"/>
            <w:vMerge/>
            <w:tcMar/>
          </w:tcPr>
          <w:p w:rsidR="00C12554" w:rsidP="00D653E5" w:rsidRDefault="00C12554" w14:paraId="7CB68FE7" w14:textId="77777777"/>
        </w:tc>
        <w:tc>
          <w:tcPr>
            <w:tcW w:w="2340" w:type="dxa"/>
            <w:tcMar/>
          </w:tcPr>
          <w:p w:rsidR="00C12554" w:rsidP="00D653E5" w:rsidRDefault="00C12554" w14:paraId="02BB8270" w14:textId="77777777">
            <w:r>
              <w:t>Elasticity &amp; stiffness</w:t>
            </w:r>
          </w:p>
        </w:tc>
        <w:tc>
          <w:tcPr>
            <w:tcW w:w="3173" w:type="dxa"/>
            <w:tcMar/>
          </w:tcPr>
          <w:p w:rsidR="00C12554" w:rsidP="00D653E5" w:rsidRDefault="00C12554" w14:paraId="6E87BD5B" w14:textId="77777777">
            <w:r>
              <w:t>E/G/K moduli; Poisson’s ratio</w:t>
            </w:r>
          </w:p>
        </w:tc>
        <w:tc>
          <w:tcPr>
            <w:tcW w:w="4320" w:type="dxa"/>
            <w:tcMar/>
          </w:tcPr>
          <w:p w:rsidR="00C12554" w:rsidP="00D653E5" w:rsidRDefault="00C12554" w14:paraId="68782E84" w14:textId="77777777">
            <w:r>
              <w:t>Tensile testing; resonance frequency analysis; nanoindentation</w:t>
            </w:r>
          </w:p>
        </w:tc>
      </w:tr>
      <w:tr w:rsidR="00C12554" w:rsidTr="260DC023" w14:paraId="158200F4" w14:textId="77777777">
        <w:tc>
          <w:tcPr>
            <w:tcW w:w="1451" w:type="dxa"/>
            <w:vMerge/>
            <w:tcMar/>
          </w:tcPr>
          <w:p w:rsidR="00C12554" w:rsidP="00D653E5" w:rsidRDefault="00C12554" w14:paraId="61D6060D" w14:textId="77777777"/>
        </w:tc>
        <w:tc>
          <w:tcPr>
            <w:tcW w:w="2324" w:type="dxa"/>
            <w:vMerge/>
            <w:tcMar/>
          </w:tcPr>
          <w:p w:rsidR="00C12554" w:rsidP="00D653E5" w:rsidRDefault="00C12554" w14:paraId="6AB316BC" w14:textId="77777777"/>
        </w:tc>
        <w:tc>
          <w:tcPr>
            <w:tcW w:w="2340" w:type="dxa"/>
            <w:tcMar/>
          </w:tcPr>
          <w:p w:rsidR="00C12554" w:rsidP="00D653E5" w:rsidRDefault="00C12554" w14:paraId="737C075B" w14:textId="77777777">
            <w:r>
              <w:t>Plasticity &amp; ductility</w:t>
            </w:r>
          </w:p>
        </w:tc>
        <w:tc>
          <w:tcPr>
            <w:tcW w:w="3173" w:type="dxa"/>
            <w:tcMar/>
          </w:tcPr>
          <w:p w:rsidR="00C12554" w:rsidP="00D653E5" w:rsidRDefault="00C12554" w14:paraId="78331ED3" w14:textId="77777777">
            <w:r>
              <w:t>Elongation at break; reduction of area; strain hardening</w:t>
            </w:r>
          </w:p>
        </w:tc>
        <w:tc>
          <w:tcPr>
            <w:tcW w:w="4320" w:type="dxa"/>
            <w:tcMar/>
          </w:tcPr>
          <w:p w:rsidR="00C12554" w:rsidP="00D653E5" w:rsidRDefault="00C12554" w14:paraId="5C326CBA" w14:textId="77777777">
            <w:commentRangeStart w:id="1626411154"/>
            <w:r w:rsidR="00C12554">
              <w:rPr/>
              <w:t>Tensile/bend testing</w:t>
            </w:r>
            <w:commentRangeEnd w:id="1626411154"/>
            <w:r>
              <w:rPr>
                <w:rStyle w:val="CommentReference"/>
              </w:rPr>
              <w:commentReference w:id="1626411154"/>
            </w:r>
            <w:r w:rsidR="00C12554">
              <w:rPr/>
              <w:t>; DIC (digital image correlation)</w:t>
            </w:r>
          </w:p>
        </w:tc>
      </w:tr>
      <w:tr w:rsidR="00C12554" w:rsidTr="260DC023" w14:paraId="12F4C729" w14:textId="77777777">
        <w:tc>
          <w:tcPr>
            <w:tcW w:w="1451" w:type="dxa"/>
            <w:vMerge/>
            <w:tcMar/>
          </w:tcPr>
          <w:p w:rsidR="00C12554" w:rsidP="00D653E5" w:rsidRDefault="00C12554" w14:paraId="376B3AE7" w14:textId="77777777"/>
        </w:tc>
        <w:tc>
          <w:tcPr>
            <w:tcW w:w="2324" w:type="dxa"/>
            <w:vMerge/>
            <w:tcMar/>
          </w:tcPr>
          <w:p w:rsidR="00C12554" w:rsidP="00D653E5" w:rsidRDefault="00C12554" w14:paraId="27BF747B" w14:textId="77777777"/>
        </w:tc>
        <w:tc>
          <w:tcPr>
            <w:tcW w:w="2340" w:type="dxa"/>
            <w:tcMar/>
          </w:tcPr>
          <w:p w:rsidR="00C12554" w:rsidP="00D653E5" w:rsidRDefault="00C12554" w14:paraId="76E44DE0" w14:textId="77777777">
            <w:r>
              <w:t>Hardness</w:t>
            </w:r>
          </w:p>
        </w:tc>
        <w:tc>
          <w:tcPr>
            <w:tcW w:w="3173" w:type="dxa"/>
            <w:tcMar/>
          </w:tcPr>
          <w:p w:rsidR="00C12554" w:rsidP="00D653E5" w:rsidRDefault="00C12554" w14:paraId="2F8C773F" w14:textId="77777777">
            <w:r>
              <w:t>HV/HB/HR; nanohardness</w:t>
            </w:r>
          </w:p>
        </w:tc>
        <w:tc>
          <w:tcPr>
            <w:tcW w:w="4320" w:type="dxa"/>
            <w:tcMar/>
          </w:tcPr>
          <w:p w:rsidR="00C12554" w:rsidP="00D653E5" w:rsidRDefault="00C12554" w14:paraId="3AC782E1" w14:textId="77777777">
            <w:r>
              <w:t>Indentation testing; nanoindentation</w:t>
            </w:r>
          </w:p>
        </w:tc>
      </w:tr>
      <w:tr w:rsidR="00C12554" w:rsidTr="260DC023" w14:paraId="413EE096" w14:textId="77777777">
        <w:tc>
          <w:tcPr>
            <w:tcW w:w="1451" w:type="dxa"/>
            <w:vMerge/>
            <w:tcMar/>
          </w:tcPr>
          <w:p w:rsidR="00C12554" w:rsidP="00D653E5" w:rsidRDefault="00C12554" w14:paraId="53892611" w14:textId="77777777"/>
        </w:tc>
        <w:tc>
          <w:tcPr>
            <w:tcW w:w="2324" w:type="dxa"/>
            <w:vMerge/>
            <w:tcMar/>
          </w:tcPr>
          <w:p w:rsidR="00C12554" w:rsidP="00D653E5" w:rsidRDefault="00C12554" w14:paraId="4F864087" w14:textId="77777777"/>
        </w:tc>
        <w:tc>
          <w:tcPr>
            <w:tcW w:w="2340" w:type="dxa"/>
            <w:tcMar/>
          </w:tcPr>
          <w:p w:rsidR="00C12554" w:rsidP="00D653E5" w:rsidRDefault="00C12554" w14:paraId="6C665986" w14:textId="77777777">
            <w:r>
              <w:t>Fracture &amp; toughness</w:t>
            </w:r>
          </w:p>
        </w:tc>
        <w:tc>
          <w:tcPr>
            <w:tcW w:w="3173" w:type="dxa"/>
            <w:tcMar/>
          </w:tcPr>
          <w:p w:rsidR="00C12554" w:rsidP="00D653E5" w:rsidRDefault="00C12554" w14:paraId="2D856BC2" w14:textId="77777777">
            <w:r>
              <w:t>KIC; impact energy; DBTT (ductile-to-brittle transition temperature)</w:t>
            </w:r>
          </w:p>
        </w:tc>
        <w:tc>
          <w:tcPr>
            <w:tcW w:w="4320" w:type="dxa"/>
            <w:tcMar/>
          </w:tcPr>
          <w:p w:rsidR="00C12554" w:rsidP="00D653E5" w:rsidRDefault="00C12554" w14:paraId="7283B18A" w14:textId="77777777">
            <w:r>
              <w:t>Fracture mechanics testing; Charpy/Izod impact testing</w:t>
            </w:r>
          </w:p>
        </w:tc>
      </w:tr>
      <w:tr w:rsidR="00C12554" w:rsidTr="260DC023" w14:paraId="2E006C35" w14:textId="77777777">
        <w:tc>
          <w:tcPr>
            <w:tcW w:w="1451" w:type="dxa"/>
            <w:vMerge/>
            <w:tcMar/>
          </w:tcPr>
          <w:p w:rsidR="00C12554" w:rsidP="00D653E5" w:rsidRDefault="00C12554" w14:paraId="243AB23C" w14:textId="77777777"/>
        </w:tc>
        <w:tc>
          <w:tcPr>
            <w:tcW w:w="2324" w:type="dxa"/>
            <w:vMerge/>
            <w:tcMar/>
          </w:tcPr>
          <w:p w:rsidR="00C12554" w:rsidP="00D653E5" w:rsidRDefault="00C12554" w14:paraId="7AD4762B" w14:textId="77777777"/>
        </w:tc>
        <w:tc>
          <w:tcPr>
            <w:tcW w:w="2340" w:type="dxa"/>
            <w:tcMar/>
          </w:tcPr>
          <w:p w:rsidR="00C12554" w:rsidP="00D653E5" w:rsidRDefault="00C12554" w14:paraId="43C64FAC" w14:textId="77777777">
            <w:r>
              <w:t>Fatigue &amp; cyclic behavior</w:t>
            </w:r>
          </w:p>
        </w:tc>
        <w:tc>
          <w:tcPr>
            <w:tcW w:w="3173" w:type="dxa"/>
            <w:tcMar/>
          </w:tcPr>
          <w:p w:rsidR="00C12554" w:rsidP="00D653E5" w:rsidRDefault="00C12554" w14:paraId="29EB63A9" w14:textId="77777777">
            <w:r>
              <w:t>S–N response; endurance limit; da/dN</w:t>
            </w:r>
          </w:p>
        </w:tc>
        <w:tc>
          <w:tcPr>
            <w:tcW w:w="4320" w:type="dxa"/>
            <w:tcMar/>
          </w:tcPr>
          <w:p w:rsidR="00C12554" w:rsidP="00D653E5" w:rsidRDefault="00C12554" w14:paraId="465B0CA2" w14:textId="77777777">
            <w:r>
              <w:t>Fatigue testing (HCF/LCF); rotating-bending fatigue</w:t>
            </w:r>
          </w:p>
        </w:tc>
      </w:tr>
      <w:tr w:rsidR="00C12554" w:rsidTr="260DC023" w14:paraId="1D4EE38D" w14:textId="77777777">
        <w:tc>
          <w:tcPr>
            <w:tcW w:w="1451" w:type="dxa"/>
            <w:vMerge/>
            <w:tcMar/>
          </w:tcPr>
          <w:p w:rsidR="00C12554" w:rsidP="00D653E5" w:rsidRDefault="00C12554" w14:paraId="6144006C" w14:textId="77777777"/>
        </w:tc>
        <w:tc>
          <w:tcPr>
            <w:tcW w:w="2324" w:type="dxa"/>
            <w:vMerge/>
            <w:tcMar/>
          </w:tcPr>
          <w:p w:rsidR="00C12554" w:rsidP="00D653E5" w:rsidRDefault="00C12554" w14:paraId="08D120E7" w14:textId="77777777"/>
        </w:tc>
        <w:tc>
          <w:tcPr>
            <w:tcW w:w="2340" w:type="dxa"/>
            <w:tcMar/>
          </w:tcPr>
          <w:p w:rsidR="00C12554" w:rsidP="00D653E5" w:rsidRDefault="00C12554" w14:paraId="59E80673" w14:textId="77777777">
            <w:r>
              <w:t>Creep &amp; relaxation</w:t>
            </w:r>
          </w:p>
        </w:tc>
        <w:tc>
          <w:tcPr>
            <w:tcW w:w="3173" w:type="dxa"/>
            <w:tcMar/>
          </w:tcPr>
          <w:p w:rsidR="00C12554" w:rsidP="00D653E5" w:rsidRDefault="00C12554" w14:paraId="354C3D06" w14:textId="77777777">
            <w:r>
              <w:t>Creep rate; time to rupture; stress relaxation rate</w:t>
            </w:r>
          </w:p>
        </w:tc>
        <w:tc>
          <w:tcPr>
            <w:tcW w:w="4320" w:type="dxa"/>
            <w:tcMar/>
          </w:tcPr>
          <w:p w:rsidR="00C12554" w:rsidP="00D653E5" w:rsidRDefault="00C12554" w14:paraId="48CDE173" w14:textId="6BA81C13">
            <w:r>
              <w:t>Creep testing (furnace); constant-load testing</w:t>
            </w:r>
            <w:ins w:author="Valis Jan" w:date="2026-03-16T21:56:00Z" w16du:dateUtc="2026-03-16T20:56:00Z" w:id="19">
              <w:r w:rsidR="00EC2E4D">
                <w:t xml:space="preserve">; </w:t>
              </w:r>
              <w:commentRangeStart w:id="20"/>
              <w:commentRangeStart w:id="1187096225"/>
              <w:r w:rsidRPr="00EC2E4D" w:rsidR="00EC2E4D">
                <w:t>Rheology</w:t>
              </w:r>
            </w:ins>
            <w:commentRangeEnd w:id="20"/>
            <w:r w:rsidR="00EC2E4D">
              <w:rPr>
                <w:rStyle w:val="Odkaznakoment"/>
                <w:sz w:val="22"/>
                <w:szCs w:val="22"/>
              </w:rPr>
              <w:commentReference w:id="20"/>
            </w:r>
            <w:commentRangeEnd w:id="1187096225"/>
            <w:r>
              <w:rPr>
                <w:rStyle w:val="CommentReference"/>
              </w:rPr>
              <w:commentReference w:id="1187096225"/>
            </w:r>
          </w:p>
        </w:tc>
      </w:tr>
      <w:tr w:rsidR="00C12554" w:rsidTr="260DC023" w14:paraId="7BDDB65B" w14:textId="77777777">
        <w:tc>
          <w:tcPr>
            <w:tcW w:w="1451" w:type="dxa"/>
            <w:vMerge/>
            <w:tcMar/>
          </w:tcPr>
          <w:p w:rsidR="00C12554" w:rsidP="00D653E5" w:rsidRDefault="00C12554" w14:paraId="767C6BD7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1E420C39" w14:textId="77777777">
            <w:r>
              <w:t>Electrical &amp; Electronic</w:t>
            </w:r>
          </w:p>
          <w:p w:rsidR="00C12554" w:rsidP="00D653E5" w:rsidRDefault="00C12554" w14:paraId="66DB9696" w14:textId="77777777"/>
        </w:tc>
        <w:tc>
          <w:tcPr>
            <w:tcW w:w="2340" w:type="dxa"/>
            <w:tcMar/>
          </w:tcPr>
          <w:p w:rsidR="00C12554" w:rsidP="00D653E5" w:rsidRDefault="00C12554" w14:paraId="112CD4F5" w14:textId="77777777">
            <w:r>
              <w:t>Charge transport</w:t>
            </w:r>
          </w:p>
        </w:tc>
        <w:tc>
          <w:tcPr>
            <w:tcW w:w="3173" w:type="dxa"/>
            <w:tcMar/>
          </w:tcPr>
          <w:p w:rsidR="00C12554" w:rsidP="00D653E5" w:rsidRDefault="00C12554" w14:paraId="7FF27405" w14:textId="77777777">
            <w:r>
              <w:t>Conductivity; resistivity; carrier mobility/concentration</w:t>
            </w:r>
          </w:p>
        </w:tc>
        <w:tc>
          <w:tcPr>
            <w:tcW w:w="4320" w:type="dxa"/>
            <w:tcMar/>
          </w:tcPr>
          <w:p w:rsidR="00C12554" w:rsidP="00D653E5" w:rsidRDefault="00C12554" w14:paraId="1359ECCA" w14:textId="77777777">
            <w:r>
              <w:t>Four-point probe; Hall effect; impedance spectroscopy</w:t>
            </w:r>
          </w:p>
        </w:tc>
      </w:tr>
      <w:tr w:rsidR="00C12554" w:rsidTr="260DC023" w14:paraId="5899238E" w14:textId="77777777">
        <w:tc>
          <w:tcPr>
            <w:tcW w:w="1451" w:type="dxa"/>
            <w:vMerge/>
            <w:tcMar/>
          </w:tcPr>
          <w:p w:rsidR="00C12554" w:rsidP="00D653E5" w:rsidRDefault="00C12554" w14:paraId="03A9AB03" w14:textId="77777777"/>
        </w:tc>
        <w:tc>
          <w:tcPr>
            <w:tcW w:w="2324" w:type="dxa"/>
            <w:vMerge/>
            <w:tcMar/>
          </w:tcPr>
          <w:p w:rsidR="00C12554" w:rsidP="00D653E5" w:rsidRDefault="00C12554" w14:paraId="1F123F93" w14:textId="77777777"/>
        </w:tc>
        <w:tc>
          <w:tcPr>
            <w:tcW w:w="2340" w:type="dxa"/>
            <w:tcMar/>
          </w:tcPr>
          <w:p w:rsidR="00C12554" w:rsidP="00D653E5" w:rsidRDefault="00C12554" w14:paraId="1A1DA7B2" w14:textId="77777777">
            <w:r>
              <w:t>Dielectric &amp; ferroelectric</w:t>
            </w:r>
          </w:p>
        </w:tc>
        <w:tc>
          <w:tcPr>
            <w:tcW w:w="3173" w:type="dxa"/>
            <w:tcMar/>
          </w:tcPr>
          <w:p w:rsidR="00C12554" w:rsidP="00D653E5" w:rsidRDefault="00C12554" w14:paraId="7EB72177" w14:textId="77777777">
            <w:r>
              <w:t>Dielectric constant (εr); loss tangent (tan δ); breakdown strength</w:t>
            </w:r>
          </w:p>
        </w:tc>
        <w:tc>
          <w:tcPr>
            <w:tcW w:w="4320" w:type="dxa"/>
            <w:tcMar/>
          </w:tcPr>
          <w:p w:rsidR="00C12554" w:rsidP="00D653E5" w:rsidRDefault="00C12554" w14:paraId="528BCF36" w14:textId="77777777">
            <w:r>
              <w:t>LCR meter; impedance spectroscopy</w:t>
            </w:r>
          </w:p>
        </w:tc>
      </w:tr>
      <w:tr w:rsidR="00C12554" w:rsidTr="260DC023" w14:paraId="2836A5D2" w14:textId="77777777">
        <w:tc>
          <w:tcPr>
            <w:tcW w:w="1451" w:type="dxa"/>
            <w:vMerge/>
            <w:tcMar/>
          </w:tcPr>
          <w:p w:rsidR="00C12554" w:rsidP="00D653E5" w:rsidRDefault="00C12554" w14:paraId="05F5EFBB" w14:textId="77777777"/>
        </w:tc>
        <w:tc>
          <w:tcPr>
            <w:tcW w:w="2324" w:type="dxa"/>
            <w:vMerge/>
            <w:tcMar/>
          </w:tcPr>
          <w:p w:rsidR="00C12554" w:rsidP="00D653E5" w:rsidRDefault="00C12554" w14:paraId="46FA970D" w14:textId="77777777"/>
        </w:tc>
        <w:tc>
          <w:tcPr>
            <w:tcW w:w="2340" w:type="dxa"/>
            <w:tcMar/>
          </w:tcPr>
          <w:p w:rsidR="00C12554" w:rsidP="00D653E5" w:rsidRDefault="00C12554" w14:paraId="16819774" w14:textId="77777777">
            <w:r>
              <w:t>Semiconducting behavior</w:t>
            </w:r>
          </w:p>
        </w:tc>
        <w:tc>
          <w:tcPr>
            <w:tcW w:w="3173" w:type="dxa"/>
            <w:tcMar/>
          </w:tcPr>
          <w:p w:rsidR="00C12554" w:rsidP="00D653E5" w:rsidRDefault="00C12554" w14:paraId="049C0CCB" w14:textId="77777777">
            <w:r>
              <w:t>Band gap; carrier type; recombination lifetime</w:t>
            </w:r>
          </w:p>
        </w:tc>
        <w:tc>
          <w:tcPr>
            <w:tcW w:w="4320" w:type="dxa"/>
            <w:tcMar/>
          </w:tcPr>
          <w:p w:rsidR="00C12554" w:rsidP="00D653E5" w:rsidRDefault="00C12554" w14:paraId="71A37E71" w14:textId="77777777">
            <w:r>
              <w:t>UV–Vis spectroscopy; photoluminescence (PL); Hall effect</w:t>
            </w:r>
          </w:p>
        </w:tc>
      </w:tr>
      <w:tr w:rsidR="00C12554" w:rsidTr="260DC023" w14:paraId="40E82EAF" w14:textId="77777777">
        <w:tc>
          <w:tcPr>
            <w:tcW w:w="1451" w:type="dxa"/>
            <w:vMerge/>
            <w:tcMar/>
          </w:tcPr>
          <w:p w:rsidR="00C12554" w:rsidP="00D653E5" w:rsidRDefault="00C12554" w14:paraId="53842B00" w14:textId="77777777"/>
        </w:tc>
        <w:tc>
          <w:tcPr>
            <w:tcW w:w="2324" w:type="dxa"/>
            <w:vMerge/>
            <w:tcMar/>
          </w:tcPr>
          <w:p w:rsidR="00C12554" w:rsidP="00D653E5" w:rsidRDefault="00C12554" w14:paraId="1072844E" w14:textId="77777777"/>
        </w:tc>
        <w:tc>
          <w:tcPr>
            <w:tcW w:w="2340" w:type="dxa"/>
            <w:tcMar/>
          </w:tcPr>
          <w:p w:rsidR="00C12554" w:rsidP="00D653E5" w:rsidRDefault="00C12554" w14:paraId="144A6DFE" w14:textId="77777777">
            <w:r>
              <w:t>Superconductivity</w:t>
            </w:r>
          </w:p>
        </w:tc>
        <w:tc>
          <w:tcPr>
            <w:tcW w:w="3173" w:type="dxa"/>
            <w:tcMar/>
          </w:tcPr>
          <w:p w:rsidR="00C12554" w:rsidP="00D653E5" w:rsidRDefault="00C12554" w14:paraId="066A71F5" w14:textId="77777777">
            <w:r>
              <w:t>Tc; Ic; Hc</w:t>
            </w:r>
          </w:p>
        </w:tc>
        <w:tc>
          <w:tcPr>
            <w:tcW w:w="4320" w:type="dxa"/>
            <w:tcMar/>
          </w:tcPr>
          <w:p w:rsidR="00C12554" w:rsidP="00D653E5" w:rsidRDefault="00C12554" w14:paraId="3CA27ED3" w14:textId="77777777">
            <w:r>
              <w:t>SQUID (superconducting quantum interference device) magnetometry; transport measurements</w:t>
            </w:r>
          </w:p>
        </w:tc>
      </w:tr>
      <w:tr w:rsidR="00C12554" w:rsidTr="260DC023" w14:paraId="6AA6F92B" w14:textId="77777777">
        <w:tc>
          <w:tcPr>
            <w:tcW w:w="1451" w:type="dxa"/>
            <w:vMerge/>
            <w:tcMar/>
          </w:tcPr>
          <w:p w:rsidR="00C12554" w:rsidP="00D653E5" w:rsidRDefault="00C12554" w14:paraId="2653B4BC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74495CDF" w14:textId="77777777">
            <w:r>
              <w:t>Thermal Properties</w:t>
            </w:r>
          </w:p>
          <w:p w:rsidR="00C12554" w:rsidP="00D653E5" w:rsidRDefault="00C12554" w14:paraId="3D7CC947" w14:textId="77777777"/>
        </w:tc>
        <w:tc>
          <w:tcPr>
            <w:tcW w:w="2340" w:type="dxa"/>
            <w:tcMar/>
          </w:tcPr>
          <w:p w:rsidR="00C12554" w:rsidP="00D653E5" w:rsidRDefault="00C12554" w14:paraId="774282C7" w14:textId="77777777">
            <w:r>
              <w:t>Thermal transport</w:t>
            </w:r>
          </w:p>
        </w:tc>
        <w:tc>
          <w:tcPr>
            <w:tcW w:w="3173" w:type="dxa"/>
            <w:tcMar/>
          </w:tcPr>
          <w:p w:rsidR="00C12554" w:rsidP="00D653E5" w:rsidRDefault="00C12554" w14:paraId="4DA01244" w14:textId="77777777">
            <w:r>
              <w:t>Thermal conductivity; thermal diffusivity</w:t>
            </w:r>
          </w:p>
        </w:tc>
        <w:tc>
          <w:tcPr>
            <w:tcW w:w="4320" w:type="dxa"/>
            <w:tcMar/>
          </w:tcPr>
          <w:p w:rsidR="00C12554" w:rsidP="00D653E5" w:rsidRDefault="00C12554" w14:paraId="10E98BDB" w14:textId="77777777">
            <w:r>
              <w:t>LFA (laser flash analysis); 3-omega method</w:t>
            </w:r>
          </w:p>
        </w:tc>
      </w:tr>
      <w:tr w:rsidR="00C12554" w:rsidTr="260DC023" w14:paraId="5755E6BB" w14:textId="77777777">
        <w:tc>
          <w:tcPr>
            <w:tcW w:w="1451" w:type="dxa"/>
            <w:vMerge/>
            <w:tcMar/>
          </w:tcPr>
          <w:p w:rsidR="00C12554" w:rsidP="00D653E5" w:rsidRDefault="00C12554" w14:paraId="22B1D1B2" w14:textId="77777777"/>
        </w:tc>
        <w:tc>
          <w:tcPr>
            <w:tcW w:w="2324" w:type="dxa"/>
            <w:vMerge/>
            <w:tcMar/>
          </w:tcPr>
          <w:p w:rsidR="00C12554" w:rsidP="00D653E5" w:rsidRDefault="00C12554" w14:paraId="1AC662CC" w14:textId="77777777"/>
        </w:tc>
        <w:tc>
          <w:tcPr>
            <w:tcW w:w="2340" w:type="dxa"/>
            <w:tcMar/>
          </w:tcPr>
          <w:p w:rsidR="00C12554" w:rsidP="00D653E5" w:rsidRDefault="00C12554" w14:paraId="47C8EA60" w14:textId="77777777">
            <w:r>
              <w:t>Calorimetry</w:t>
            </w:r>
          </w:p>
        </w:tc>
        <w:tc>
          <w:tcPr>
            <w:tcW w:w="3173" w:type="dxa"/>
            <w:tcMar/>
          </w:tcPr>
          <w:p w:rsidR="00C12554" w:rsidP="00D653E5" w:rsidRDefault="00C12554" w14:paraId="01D43C8C" w14:textId="77777777">
            <w:r>
              <w:t>Cp; enthalpy of transition (ΔH)</w:t>
            </w:r>
          </w:p>
        </w:tc>
        <w:tc>
          <w:tcPr>
            <w:tcW w:w="4320" w:type="dxa"/>
            <w:tcMar/>
          </w:tcPr>
          <w:p w:rsidR="00C12554" w:rsidP="00D653E5" w:rsidRDefault="00C12554" w14:paraId="462367E7" w14:textId="77777777">
            <w:r>
              <w:t>DSC (differential scanning calorimetry); adiabatic calorimetry</w:t>
            </w:r>
          </w:p>
        </w:tc>
      </w:tr>
      <w:tr w:rsidR="00C12554" w:rsidTr="260DC023" w14:paraId="302BD1A8" w14:textId="77777777">
        <w:tc>
          <w:tcPr>
            <w:tcW w:w="1451" w:type="dxa"/>
            <w:vMerge/>
            <w:tcMar/>
          </w:tcPr>
          <w:p w:rsidR="00C12554" w:rsidP="00D653E5" w:rsidRDefault="00C12554" w14:paraId="15816E4D" w14:textId="77777777"/>
        </w:tc>
        <w:tc>
          <w:tcPr>
            <w:tcW w:w="2324" w:type="dxa"/>
            <w:vMerge/>
            <w:tcMar/>
          </w:tcPr>
          <w:p w:rsidR="00C12554" w:rsidP="00D653E5" w:rsidRDefault="00C12554" w14:paraId="217135B3" w14:textId="77777777"/>
        </w:tc>
        <w:tc>
          <w:tcPr>
            <w:tcW w:w="2340" w:type="dxa"/>
            <w:tcMar/>
          </w:tcPr>
          <w:p w:rsidR="00C12554" w:rsidP="00D653E5" w:rsidRDefault="00C12554" w14:paraId="0F25D093" w14:textId="77777777">
            <w:r>
              <w:t>Thermal expansion</w:t>
            </w:r>
          </w:p>
        </w:tc>
        <w:tc>
          <w:tcPr>
            <w:tcW w:w="3173" w:type="dxa"/>
            <w:tcMar/>
          </w:tcPr>
          <w:p w:rsidR="00C12554" w:rsidP="00D653E5" w:rsidRDefault="00C12554" w14:paraId="38BF41E3" w14:textId="77777777">
            <w:r>
              <w:t>CTE; thermal strain; anisotropy</w:t>
            </w:r>
          </w:p>
        </w:tc>
        <w:tc>
          <w:tcPr>
            <w:tcW w:w="4320" w:type="dxa"/>
            <w:tcMar/>
          </w:tcPr>
          <w:p w:rsidR="00C12554" w:rsidP="00D653E5" w:rsidRDefault="00C12554" w14:paraId="1C4F7AEF" w14:textId="77777777">
            <w:r>
              <w:t>Dilatometry; TMA (thermomechanical analysis); high-temperature XRD (X-ray diffraction)</w:t>
            </w:r>
          </w:p>
        </w:tc>
      </w:tr>
      <w:tr w:rsidR="00C12554" w:rsidTr="260DC023" w14:paraId="6136DC0F" w14:textId="77777777">
        <w:tc>
          <w:tcPr>
            <w:tcW w:w="1451" w:type="dxa"/>
            <w:vMerge/>
            <w:tcMar/>
          </w:tcPr>
          <w:p w:rsidR="00C12554" w:rsidP="00D653E5" w:rsidRDefault="00C12554" w14:paraId="1C16E1AA" w14:textId="77777777"/>
        </w:tc>
        <w:tc>
          <w:tcPr>
            <w:tcW w:w="2324" w:type="dxa"/>
            <w:vMerge/>
            <w:tcMar/>
          </w:tcPr>
          <w:p w:rsidR="00C12554" w:rsidP="00D653E5" w:rsidRDefault="00C12554" w14:paraId="34DC031C" w14:textId="77777777"/>
        </w:tc>
        <w:tc>
          <w:tcPr>
            <w:tcW w:w="2340" w:type="dxa"/>
            <w:tcMar/>
          </w:tcPr>
          <w:p w:rsidR="00C12554" w:rsidP="00D653E5" w:rsidRDefault="00C12554" w14:paraId="77702688" w14:textId="77777777">
            <w:r>
              <w:t>Thermal stability</w:t>
            </w:r>
          </w:p>
        </w:tc>
        <w:tc>
          <w:tcPr>
            <w:tcW w:w="3173" w:type="dxa"/>
            <w:tcMar/>
          </w:tcPr>
          <w:p w:rsidR="00C12554" w:rsidP="00D653E5" w:rsidRDefault="00C12554" w14:paraId="248315AF" w14:textId="77777777">
            <w:r>
              <w:t>Decomposition temperature; mass loss (%)</w:t>
            </w:r>
          </w:p>
        </w:tc>
        <w:tc>
          <w:tcPr>
            <w:tcW w:w="4320" w:type="dxa"/>
            <w:tcMar/>
          </w:tcPr>
          <w:p w:rsidR="00C12554" w:rsidP="00D653E5" w:rsidRDefault="00C12554" w14:paraId="53E3B22A" w14:textId="77777777">
            <w:r>
              <w:t>TGA (thermogravimetric analysis); TGA-DSC; in-situ XRD (X-ray diffraction)</w:t>
            </w:r>
          </w:p>
        </w:tc>
      </w:tr>
      <w:tr w:rsidR="00C12554" w:rsidTr="260DC023" w14:paraId="046FBD28" w14:textId="77777777">
        <w:tc>
          <w:tcPr>
            <w:tcW w:w="1451" w:type="dxa"/>
            <w:vMerge/>
            <w:tcMar/>
          </w:tcPr>
          <w:p w:rsidR="00C12554" w:rsidP="00D653E5" w:rsidRDefault="00C12554" w14:paraId="10A50D62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26FF2B97" w14:textId="77777777">
            <w:r>
              <w:t>Thermoelectric</w:t>
            </w:r>
          </w:p>
          <w:p w:rsidR="00C12554" w:rsidP="00D653E5" w:rsidRDefault="00C12554" w14:paraId="2638022B" w14:textId="77777777"/>
        </w:tc>
        <w:tc>
          <w:tcPr>
            <w:tcW w:w="2340" w:type="dxa"/>
            <w:tcMar/>
          </w:tcPr>
          <w:p w:rsidR="00C12554" w:rsidP="00D653E5" w:rsidRDefault="00C12554" w14:paraId="4DB7FBF2" w14:textId="77777777">
            <w:r>
              <w:t>Thermoelectric transport</w:t>
            </w:r>
          </w:p>
        </w:tc>
        <w:tc>
          <w:tcPr>
            <w:tcW w:w="3173" w:type="dxa"/>
            <w:tcMar/>
          </w:tcPr>
          <w:p w:rsidR="00C12554" w:rsidP="00D653E5" w:rsidRDefault="00C12554" w14:paraId="264941F7" w14:textId="77777777">
            <w:r>
              <w:t>Seebeck coefficient; Peltier/Thomson coefficients</w:t>
            </w:r>
          </w:p>
        </w:tc>
        <w:tc>
          <w:tcPr>
            <w:tcW w:w="4320" w:type="dxa"/>
            <w:tcMar/>
          </w:tcPr>
          <w:p w:rsidR="00C12554" w:rsidP="00D653E5" w:rsidRDefault="00C12554" w14:paraId="63746C68" w14:textId="77777777">
            <w:r>
              <w:t>Seebeck measurement; Peltier characterization</w:t>
            </w:r>
          </w:p>
        </w:tc>
      </w:tr>
      <w:tr w:rsidR="00C12554" w:rsidTr="260DC023" w14:paraId="34BE9EEB" w14:textId="77777777">
        <w:tc>
          <w:tcPr>
            <w:tcW w:w="1451" w:type="dxa"/>
            <w:vMerge/>
            <w:tcMar/>
          </w:tcPr>
          <w:p w:rsidR="00C12554" w:rsidP="00D653E5" w:rsidRDefault="00C12554" w14:paraId="4DB8662C" w14:textId="77777777"/>
        </w:tc>
        <w:tc>
          <w:tcPr>
            <w:tcW w:w="2324" w:type="dxa"/>
            <w:vMerge/>
            <w:tcMar/>
          </w:tcPr>
          <w:p w:rsidR="00C12554" w:rsidP="00D653E5" w:rsidRDefault="00C12554" w14:paraId="36347A21" w14:textId="77777777"/>
        </w:tc>
        <w:tc>
          <w:tcPr>
            <w:tcW w:w="2340" w:type="dxa"/>
            <w:tcMar/>
          </w:tcPr>
          <w:p w:rsidR="00C12554" w:rsidP="00D653E5" w:rsidRDefault="00C12554" w14:paraId="163E1D28" w14:textId="77777777">
            <w:r>
              <w:t>Thermoelectric efficiency</w:t>
            </w:r>
          </w:p>
        </w:tc>
        <w:tc>
          <w:tcPr>
            <w:tcW w:w="3173" w:type="dxa"/>
            <w:tcMar/>
          </w:tcPr>
          <w:p w:rsidR="00C12554" w:rsidP="00D653E5" w:rsidRDefault="00C12554" w14:paraId="67F140D9" w14:textId="77777777">
            <w:r>
              <w:t>ZT; power factor (S²σ)</w:t>
            </w:r>
          </w:p>
        </w:tc>
        <w:tc>
          <w:tcPr>
            <w:tcW w:w="4320" w:type="dxa"/>
            <w:tcMar/>
          </w:tcPr>
          <w:p w:rsidR="00C12554" w:rsidP="00D653E5" w:rsidRDefault="00C12554" w14:paraId="2D51C350" w14:textId="77777777">
            <w:r>
              <w:t>Integrated ZT measurement systems</w:t>
            </w:r>
          </w:p>
        </w:tc>
      </w:tr>
      <w:tr w:rsidR="00C12554" w:rsidTr="260DC023" w14:paraId="41C60BA0" w14:textId="77777777">
        <w:tc>
          <w:tcPr>
            <w:tcW w:w="1451" w:type="dxa"/>
            <w:vMerge/>
            <w:tcMar/>
          </w:tcPr>
          <w:p w:rsidR="00C12554" w:rsidP="00D653E5" w:rsidRDefault="00C12554" w14:paraId="0FE36275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2144E81D" w14:textId="77777777">
            <w:r>
              <w:t>Magnetic Properties</w:t>
            </w:r>
          </w:p>
          <w:p w:rsidR="00C12554" w:rsidP="00D653E5" w:rsidRDefault="00C12554" w14:paraId="6B89708E" w14:textId="77777777"/>
        </w:tc>
        <w:tc>
          <w:tcPr>
            <w:tcW w:w="2340" w:type="dxa"/>
            <w:tcMar/>
          </w:tcPr>
          <w:p w:rsidR="00C12554" w:rsidP="00D653E5" w:rsidRDefault="00C12554" w14:paraId="12AFF77E" w14:textId="77777777">
            <w:r>
              <w:t>Magnetization</w:t>
            </w:r>
          </w:p>
        </w:tc>
        <w:tc>
          <w:tcPr>
            <w:tcW w:w="3173" w:type="dxa"/>
            <w:tcMar/>
          </w:tcPr>
          <w:p w:rsidR="00C12554" w:rsidP="00D653E5" w:rsidRDefault="00C12554" w14:paraId="03B652A7" w14:textId="77777777">
            <w:r>
              <w:t>Susceptibility; Ms; Mr</w:t>
            </w:r>
          </w:p>
        </w:tc>
        <w:tc>
          <w:tcPr>
            <w:tcW w:w="4320" w:type="dxa"/>
            <w:tcMar/>
          </w:tcPr>
          <w:p w:rsidR="00C12554" w:rsidP="00D653E5" w:rsidRDefault="00C12554" w14:paraId="048D74CA" w14:textId="77777777">
            <w:r>
              <w:t>SQUID (superconducting quantum interference device); VSM (vibrating sample magnetometry); magnetic balance</w:t>
            </w:r>
          </w:p>
        </w:tc>
      </w:tr>
      <w:tr w:rsidR="00C12554" w:rsidTr="260DC023" w14:paraId="25D2C9FD" w14:textId="77777777">
        <w:tc>
          <w:tcPr>
            <w:tcW w:w="1451" w:type="dxa"/>
            <w:vMerge/>
            <w:tcMar/>
          </w:tcPr>
          <w:p w:rsidR="00C12554" w:rsidP="00D653E5" w:rsidRDefault="00C12554" w14:paraId="65B8D356" w14:textId="77777777"/>
        </w:tc>
        <w:tc>
          <w:tcPr>
            <w:tcW w:w="2324" w:type="dxa"/>
            <w:vMerge/>
            <w:tcMar/>
          </w:tcPr>
          <w:p w:rsidR="00C12554" w:rsidP="00D653E5" w:rsidRDefault="00C12554" w14:paraId="7E907EC1" w14:textId="77777777"/>
        </w:tc>
        <w:tc>
          <w:tcPr>
            <w:tcW w:w="2340" w:type="dxa"/>
            <w:tcMar/>
          </w:tcPr>
          <w:p w:rsidR="00C12554" w:rsidP="00D653E5" w:rsidRDefault="00C12554" w14:paraId="085B9D44" w14:textId="77777777">
            <w:r>
              <w:t>Magnetic switching</w:t>
            </w:r>
          </w:p>
        </w:tc>
        <w:tc>
          <w:tcPr>
            <w:tcW w:w="3173" w:type="dxa"/>
            <w:tcMar/>
          </w:tcPr>
          <w:p w:rsidR="00C12554" w:rsidP="00D653E5" w:rsidRDefault="00C12554" w14:paraId="3DACE397" w14:textId="77777777">
            <w:r>
              <w:t>Coercivity (Hc); loop area; squareness ratio</w:t>
            </w:r>
          </w:p>
        </w:tc>
        <w:tc>
          <w:tcPr>
            <w:tcW w:w="4320" w:type="dxa"/>
            <w:tcMar/>
          </w:tcPr>
          <w:p w:rsidR="00C12554" w:rsidP="00D653E5" w:rsidRDefault="00C12554" w14:paraId="2CA3DFF0" w14:textId="77777777">
            <w:r>
              <w:t>VSM (vibrating sample magnetometry); SQUID (superconducting quantum interference device); MFM (magnetic force microscopy)</w:t>
            </w:r>
          </w:p>
        </w:tc>
      </w:tr>
      <w:tr w:rsidR="00C12554" w:rsidTr="260DC023" w14:paraId="7875D83B" w14:textId="77777777">
        <w:tc>
          <w:tcPr>
            <w:tcW w:w="1451" w:type="dxa"/>
            <w:vMerge/>
            <w:tcMar/>
          </w:tcPr>
          <w:p w:rsidR="00C12554" w:rsidP="00D653E5" w:rsidRDefault="00C12554" w14:paraId="229BB38C" w14:textId="77777777"/>
        </w:tc>
        <w:tc>
          <w:tcPr>
            <w:tcW w:w="2324" w:type="dxa"/>
            <w:vMerge/>
            <w:tcMar/>
          </w:tcPr>
          <w:p w:rsidR="00C12554" w:rsidP="00D653E5" w:rsidRDefault="00C12554" w14:paraId="4A43C405" w14:textId="77777777"/>
        </w:tc>
        <w:tc>
          <w:tcPr>
            <w:tcW w:w="2340" w:type="dxa"/>
            <w:tcMar/>
          </w:tcPr>
          <w:p w:rsidR="00C12554" w:rsidP="00D653E5" w:rsidRDefault="00C12554" w14:paraId="24C3DC91" w14:textId="77777777">
            <w:r>
              <w:t>Magneto-transport</w:t>
            </w:r>
          </w:p>
        </w:tc>
        <w:tc>
          <w:tcPr>
            <w:tcW w:w="3173" w:type="dxa"/>
            <w:tcMar/>
          </w:tcPr>
          <w:p w:rsidR="00C12554" w:rsidP="00D653E5" w:rsidRDefault="00C12554" w14:paraId="08F17DF9" w14:textId="77777777">
            <w:r>
              <w:t>Magnetoresistance (GMR/TMR/AMR); Hall effect</w:t>
            </w:r>
          </w:p>
        </w:tc>
        <w:tc>
          <w:tcPr>
            <w:tcW w:w="4320" w:type="dxa"/>
            <w:tcMar/>
          </w:tcPr>
          <w:p w:rsidR="00C12554" w:rsidP="00D653E5" w:rsidRDefault="00C12554" w14:paraId="337A5E06" w14:textId="77777777">
            <w:r>
              <w:t>Cryogenic transport; four-point probe in magnetic field</w:t>
            </w:r>
          </w:p>
        </w:tc>
      </w:tr>
      <w:tr w:rsidR="00C12554" w:rsidTr="260DC023" w14:paraId="4D2B210D" w14:textId="77777777">
        <w:tc>
          <w:tcPr>
            <w:tcW w:w="1451" w:type="dxa"/>
            <w:vMerge/>
            <w:tcMar/>
          </w:tcPr>
          <w:p w:rsidR="00C12554" w:rsidP="00D653E5" w:rsidRDefault="00C12554" w14:paraId="5BF53748" w14:textId="77777777"/>
        </w:tc>
        <w:tc>
          <w:tcPr>
            <w:tcW w:w="2324" w:type="dxa"/>
            <w:vMerge/>
            <w:tcMar/>
          </w:tcPr>
          <w:p w:rsidR="00C12554" w:rsidP="00D653E5" w:rsidRDefault="00C12554" w14:paraId="6956BC11" w14:textId="77777777"/>
        </w:tc>
        <w:tc>
          <w:tcPr>
            <w:tcW w:w="2340" w:type="dxa"/>
            <w:tcMar/>
          </w:tcPr>
          <w:p w:rsidR="00C12554" w:rsidP="00D653E5" w:rsidRDefault="00C12554" w14:paraId="3F79BC21" w14:textId="77777777">
            <w:r>
              <w:t>Magnetocaloric effect</w:t>
            </w:r>
          </w:p>
        </w:tc>
        <w:tc>
          <w:tcPr>
            <w:tcW w:w="3173" w:type="dxa"/>
            <w:tcMar/>
          </w:tcPr>
          <w:p w:rsidR="00C12554" w:rsidP="00D653E5" w:rsidRDefault="00C12554" w14:paraId="3C3323AB" w14:textId="77777777">
            <w:r>
              <w:t>ΔTad; ΔSM</w:t>
            </w:r>
          </w:p>
        </w:tc>
        <w:tc>
          <w:tcPr>
            <w:tcW w:w="4320" w:type="dxa"/>
            <w:tcMar/>
          </w:tcPr>
          <w:p w:rsidR="00C12554" w:rsidP="00D653E5" w:rsidRDefault="00C12554" w14:paraId="10EC1D42" w14:textId="77777777">
            <w:r>
              <w:t>Direct calorimetry; SQUID (superconducting quantum interference device)</w:t>
            </w:r>
          </w:p>
        </w:tc>
      </w:tr>
      <w:tr w:rsidR="00C12554" w:rsidTr="260DC023" w14:paraId="23FB0A4F" w14:textId="77777777">
        <w:tc>
          <w:tcPr>
            <w:tcW w:w="1451" w:type="dxa"/>
            <w:vMerge/>
            <w:tcMar/>
          </w:tcPr>
          <w:p w:rsidR="00C12554" w:rsidP="00D653E5" w:rsidRDefault="00C12554" w14:paraId="0A9FD2C8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3065FB14" w14:textId="77777777">
            <w:r>
              <w:t>Optical Properties</w:t>
            </w:r>
          </w:p>
          <w:p w:rsidR="00C12554" w:rsidP="00D653E5" w:rsidRDefault="00C12554" w14:paraId="535DFF7D" w14:textId="77777777"/>
        </w:tc>
        <w:tc>
          <w:tcPr>
            <w:tcW w:w="2340" w:type="dxa"/>
            <w:tcMar/>
          </w:tcPr>
          <w:p w:rsidR="00C12554" w:rsidP="00D653E5" w:rsidRDefault="00C12554" w14:paraId="581F345A" w14:textId="77777777">
            <w:r>
              <w:t>Photonic response</w:t>
            </w:r>
          </w:p>
        </w:tc>
        <w:tc>
          <w:tcPr>
            <w:tcW w:w="3173" w:type="dxa"/>
            <w:tcMar/>
          </w:tcPr>
          <w:p w:rsidR="00C12554" w:rsidP="00D653E5" w:rsidRDefault="00C12554" w14:paraId="402847A6" w14:textId="77777777">
            <w:r>
              <w:t>Absorption coefficient; reflectance; refractive index</w:t>
            </w:r>
          </w:p>
        </w:tc>
        <w:tc>
          <w:tcPr>
            <w:tcW w:w="4320" w:type="dxa"/>
            <w:tcMar/>
          </w:tcPr>
          <w:p w:rsidR="00C12554" w:rsidP="00D653E5" w:rsidRDefault="00C12554" w14:paraId="645174CF" w14:textId="77777777">
            <w:r>
              <w:t>UV–Vis–NIR spectroscopy; ellipsometry; prism coupling</w:t>
            </w:r>
          </w:p>
        </w:tc>
      </w:tr>
      <w:tr w:rsidR="00C12554" w:rsidTr="260DC023" w14:paraId="5775E39C" w14:textId="77777777">
        <w:tc>
          <w:tcPr>
            <w:tcW w:w="1451" w:type="dxa"/>
            <w:vMerge/>
            <w:tcMar/>
          </w:tcPr>
          <w:p w:rsidR="00C12554" w:rsidP="00D653E5" w:rsidRDefault="00C12554" w14:paraId="70C73BC2" w14:textId="77777777"/>
        </w:tc>
        <w:tc>
          <w:tcPr>
            <w:tcW w:w="2324" w:type="dxa"/>
            <w:vMerge/>
            <w:tcMar/>
          </w:tcPr>
          <w:p w:rsidR="00C12554" w:rsidP="00D653E5" w:rsidRDefault="00C12554" w14:paraId="264C711F" w14:textId="77777777"/>
        </w:tc>
        <w:tc>
          <w:tcPr>
            <w:tcW w:w="2340" w:type="dxa"/>
            <w:tcMar/>
          </w:tcPr>
          <w:p w:rsidR="00C12554" w:rsidP="00D653E5" w:rsidRDefault="00C12554" w14:paraId="5D9C7E9D" w14:textId="77777777">
            <w:r>
              <w:t>Luminescence</w:t>
            </w:r>
          </w:p>
        </w:tc>
        <w:tc>
          <w:tcPr>
            <w:tcW w:w="3173" w:type="dxa"/>
            <w:tcMar/>
          </w:tcPr>
          <w:p w:rsidR="00C12554" w:rsidP="00D653E5" w:rsidRDefault="00C12554" w14:paraId="57B22A65" w14:textId="77777777">
            <w:r>
              <w:t>Emission wavelength; quantum yield; lifetime</w:t>
            </w:r>
          </w:p>
        </w:tc>
        <w:tc>
          <w:tcPr>
            <w:tcW w:w="4320" w:type="dxa"/>
            <w:tcMar/>
          </w:tcPr>
          <w:p w:rsidR="00C12554" w:rsidP="00D653E5" w:rsidRDefault="00C12554" w14:paraId="69114AF7" w14:textId="77777777">
            <w:r>
              <w:t>Photoluminescence (PL); fluorescence spectroscopy</w:t>
            </w:r>
          </w:p>
        </w:tc>
      </w:tr>
      <w:tr w:rsidR="00C12554" w:rsidTr="260DC023" w14:paraId="02D067CD" w14:textId="77777777">
        <w:tc>
          <w:tcPr>
            <w:tcW w:w="1451" w:type="dxa"/>
            <w:vMerge/>
            <w:tcMar/>
          </w:tcPr>
          <w:p w:rsidR="00C12554" w:rsidP="00D653E5" w:rsidRDefault="00C12554" w14:paraId="60A9B781" w14:textId="77777777"/>
        </w:tc>
        <w:tc>
          <w:tcPr>
            <w:tcW w:w="2324" w:type="dxa"/>
            <w:vMerge/>
            <w:tcMar/>
          </w:tcPr>
          <w:p w:rsidR="00C12554" w:rsidP="00D653E5" w:rsidRDefault="00C12554" w14:paraId="69F1B5EA" w14:textId="77777777"/>
        </w:tc>
        <w:tc>
          <w:tcPr>
            <w:tcW w:w="2340" w:type="dxa"/>
            <w:tcMar/>
          </w:tcPr>
          <w:p w:rsidR="00C12554" w:rsidP="00D653E5" w:rsidRDefault="00C12554" w14:paraId="78DCBAFB" w14:textId="77777777">
            <w:r>
              <w:t>Vibrational spectroscopy</w:t>
            </w:r>
          </w:p>
        </w:tc>
        <w:tc>
          <w:tcPr>
            <w:tcW w:w="3173" w:type="dxa"/>
            <w:tcMar/>
          </w:tcPr>
          <w:p w:rsidR="00C12554" w:rsidP="00D653E5" w:rsidRDefault="00C12554" w14:paraId="46FE1B61" w14:textId="77777777">
            <w:r>
              <w:t>Raman shift; phonon modes; disorder parameter</w:t>
            </w:r>
          </w:p>
        </w:tc>
        <w:tc>
          <w:tcPr>
            <w:tcW w:w="4320" w:type="dxa"/>
            <w:tcMar/>
          </w:tcPr>
          <w:p w:rsidR="00C12554" w:rsidP="00D653E5" w:rsidRDefault="00C12554" w14:paraId="1D6D3D2B" w14:textId="77777777">
            <w:r>
              <w:t>Raman spectroscopy; FTIR (Fourier-transform infrared spectroscopy)</w:t>
            </w:r>
          </w:p>
        </w:tc>
      </w:tr>
      <w:tr w:rsidR="00C12554" w:rsidTr="260DC023" w14:paraId="6F83435C" w14:textId="77777777">
        <w:tc>
          <w:tcPr>
            <w:tcW w:w="1451" w:type="dxa"/>
            <w:vMerge/>
            <w:tcMar/>
          </w:tcPr>
          <w:p w:rsidR="00C12554" w:rsidP="00D653E5" w:rsidRDefault="00C12554" w14:paraId="102ADA66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57093400" w14:textId="77777777">
            <w:r>
              <w:t>Surface &amp; Interfacial</w:t>
            </w:r>
          </w:p>
          <w:p w:rsidR="00C12554" w:rsidP="00D653E5" w:rsidRDefault="00C12554" w14:paraId="171CD6A5" w14:textId="77777777"/>
        </w:tc>
        <w:tc>
          <w:tcPr>
            <w:tcW w:w="2340" w:type="dxa"/>
            <w:tcMar/>
          </w:tcPr>
          <w:p w:rsidR="00C12554" w:rsidP="00D653E5" w:rsidRDefault="00C12554" w14:paraId="486327F8" w14:textId="77777777">
            <w:r>
              <w:t>Surface energy &amp; wetting</w:t>
            </w:r>
          </w:p>
        </w:tc>
        <w:tc>
          <w:tcPr>
            <w:tcW w:w="3173" w:type="dxa"/>
            <w:tcMar/>
          </w:tcPr>
          <w:p w:rsidR="00C12554" w:rsidP="00D653E5" w:rsidRDefault="00C12554" w14:paraId="1F013F7F" w14:textId="77777777">
            <w:r>
              <w:t>Contact angle; surface energy; work of adhesion</w:t>
            </w:r>
          </w:p>
        </w:tc>
        <w:tc>
          <w:tcPr>
            <w:tcW w:w="4320" w:type="dxa"/>
            <w:tcMar/>
          </w:tcPr>
          <w:p w:rsidR="00C12554" w:rsidP="00D653E5" w:rsidRDefault="00C12554" w14:paraId="0DED9BEB" w14:textId="77777777">
            <w:r>
              <w:t>Sessile-drop goniometry; AFM (atomic force microscopy)</w:t>
            </w:r>
          </w:p>
        </w:tc>
      </w:tr>
      <w:tr w:rsidR="00C12554" w:rsidTr="260DC023" w14:paraId="3E4D296C" w14:textId="77777777">
        <w:tc>
          <w:tcPr>
            <w:tcW w:w="1451" w:type="dxa"/>
            <w:vMerge/>
            <w:tcMar/>
          </w:tcPr>
          <w:p w:rsidR="00C12554" w:rsidP="00D653E5" w:rsidRDefault="00C12554" w14:paraId="19BC1B15" w14:textId="77777777"/>
        </w:tc>
        <w:tc>
          <w:tcPr>
            <w:tcW w:w="2324" w:type="dxa"/>
            <w:vMerge/>
            <w:tcMar/>
          </w:tcPr>
          <w:p w:rsidR="00C12554" w:rsidP="00D653E5" w:rsidRDefault="00C12554" w14:paraId="6067B571" w14:textId="77777777"/>
        </w:tc>
        <w:tc>
          <w:tcPr>
            <w:tcW w:w="2340" w:type="dxa"/>
            <w:tcMar/>
          </w:tcPr>
          <w:p w:rsidR="00C12554" w:rsidP="00D653E5" w:rsidRDefault="00C12554" w14:paraId="05A88E77" w14:textId="77777777">
            <w:r>
              <w:t>Interfacial adhesion</w:t>
            </w:r>
          </w:p>
        </w:tc>
        <w:tc>
          <w:tcPr>
            <w:tcW w:w="3173" w:type="dxa"/>
            <w:tcMar/>
          </w:tcPr>
          <w:p w:rsidR="00C12554" w:rsidP="00D653E5" w:rsidRDefault="00C12554" w14:paraId="2E6E199D" w14:textId="77777777">
            <w:r>
              <w:t>Adhesion strength; pull-off force; shear strength</w:t>
            </w:r>
          </w:p>
        </w:tc>
        <w:tc>
          <w:tcPr>
            <w:tcW w:w="4320" w:type="dxa"/>
            <w:tcMar/>
          </w:tcPr>
          <w:p w:rsidR="00C12554" w:rsidP="00D653E5" w:rsidRDefault="00C12554" w14:paraId="50D96038" w14:textId="77777777">
            <w:r>
              <w:t>Scratch testing; peel testing; nanoindentation</w:t>
            </w:r>
          </w:p>
        </w:tc>
      </w:tr>
      <w:tr w:rsidR="00C12554" w:rsidTr="260DC023" w14:paraId="2A74C201" w14:textId="77777777">
        <w:tc>
          <w:tcPr>
            <w:tcW w:w="1451" w:type="dxa"/>
            <w:vMerge/>
            <w:tcMar/>
          </w:tcPr>
          <w:p w:rsidR="00C12554" w:rsidP="00D653E5" w:rsidRDefault="00C12554" w14:paraId="313AEF59" w14:textId="77777777"/>
        </w:tc>
        <w:tc>
          <w:tcPr>
            <w:tcW w:w="2324" w:type="dxa"/>
            <w:vMerge/>
            <w:tcMar/>
          </w:tcPr>
          <w:p w:rsidR="00C12554" w:rsidP="00D653E5" w:rsidRDefault="00C12554" w14:paraId="3CFCFE60" w14:textId="77777777"/>
        </w:tc>
        <w:tc>
          <w:tcPr>
            <w:tcW w:w="2340" w:type="dxa"/>
            <w:tcMar/>
          </w:tcPr>
          <w:p w:rsidR="00C12554" w:rsidP="00D653E5" w:rsidRDefault="00C12554" w14:paraId="50B788EF" w14:textId="77777777">
            <w:r>
              <w:t>Biocompatibility</w:t>
            </w:r>
          </w:p>
        </w:tc>
        <w:tc>
          <w:tcPr>
            <w:tcW w:w="3173" w:type="dxa"/>
            <w:tcMar/>
          </w:tcPr>
          <w:p w:rsidR="00C12554" w:rsidP="00D653E5" w:rsidRDefault="00C12554" w14:paraId="2C0D0D6B" w14:textId="77777777">
            <w:r>
              <w:t>Cell viability; proliferation; protein adsorption</w:t>
            </w:r>
          </w:p>
        </w:tc>
        <w:tc>
          <w:tcPr>
            <w:tcW w:w="4320" w:type="dxa"/>
            <w:tcMar/>
          </w:tcPr>
          <w:p w:rsidR="00C12554" w:rsidP="00D653E5" w:rsidRDefault="00C12554" w14:paraId="0BC89E7C" w14:textId="77777777">
            <w:r>
              <w:t>Cell culture assays; MTT assay; immunofluorescence microscopy</w:t>
            </w:r>
          </w:p>
        </w:tc>
      </w:tr>
      <w:tr w:rsidR="00C12554" w:rsidTr="260DC023" w14:paraId="4C497868" w14:textId="77777777">
        <w:tc>
          <w:tcPr>
            <w:tcW w:w="1451" w:type="dxa"/>
            <w:vMerge/>
            <w:tcMar/>
          </w:tcPr>
          <w:p w:rsidR="00C12554" w:rsidP="00D653E5" w:rsidRDefault="00C12554" w14:paraId="5C437ABA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23C80DA9" w14:textId="2752F23B">
            <w:r w:rsidR="00C12554">
              <w:rPr/>
              <w:t>Tribological</w:t>
            </w:r>
            <w:ins w:author="Thurlova Hana" w:date="2026-03-17T10:10:34.78Z" w16du:dateUtc="2026-03-17T10:10:34.78Z" w:id="2123055659">
              <w:r w:rsidR="0C9E05FB">
                <w:t xml:space="preserve"> </w:t>
              </w:r>
            </w:ins>
            <w:ins w:author="Thurlova Hana" w:date="2026-03-27T12:15:29.243Z" w16du:dateUtc="2026-03-27T12:15:29.243Z" w:id="2020333962">
              <w:r w:rsidR="1C40CB03">
                <w:t>Properties</w:t>
              </w:r>
            </w:ins>
          </w:p>
          <w:p w:rsidR="00C12554" w:rsidP="00D653E5" w:rsidRDefault="00C12554" w14:paraId="4CC0C8F0" w14:textId="77777777"/>
        </w:tc>
        <w:tc>
          <w:tcPr>
            <w:tcW w:w="2340" w:type="dxa"/>
            <w:tcMar/>
          </w:tcPr>
          <w:p w:rsidR="00C12554" w:rsidP="00D653E5" w:rsidRDefault="00C12554" w14:paraId="1AE9700A" w14:textId="77777777">
            <w:r>
              <w:t>Friction &amp; lubrication</w:t>
            </w:r>
          </w:p>
        </w:tc>
        <w:tc>
          <w:tcPr>
            <w:tcW w:w="3173" w:type="dxa"/>
            <w:tcMar/>
          </w:tcPr>
          <w:p w:rsidR="00C12554" w:rsidP="00D653E5" w:rsidRDefault="00C12554" w14:paraId="087BE2BD" w14:textId="77777777">
            <w:r>
              <w:t>Coefficient of friction; lubrication film thickness</w:t>
            </w:r>
          </w:p>
        </w:tc>
        <w:tc>
          <w:tcPr>
            <w:tcW w:w="4320" w:type="dxa"/>
            <w:tcMar/>
          </w:tcPr>
          <w:p w:rsidR="00C12554" w:rsidP="00D653E5" w:rsidRDefault="00C12554" w14:paraId="13B61B7E" w14:textId="77777777">
            <w:r>
              <w:t>Tribometry (pin-on-disk/ball-on-disk); optical interferometry</w:t>
            </w:r>
          </w:p>
        </w:tc>
      </w:tr>
      <w:tr w:rsidR="00C12554" w:rsidTr="260DC023" w14:paraId="2A7FBC0C" w14:textId="77777777">
        <w:tc>
          <w:tcPr>
            <w:tcW w:w="1451" w:type="dxa"/>
            <w:vMerge/>
            <w:tcMar/>
          </w:tcPr>
          <w:p w:rsidR="00C12554" w:rsidP="00D653E5" w:rsidRDefault="00C12554" w14:paraId="399CFA22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634C7B6" w14:textId="77777777"/>
        </w:tc>
        <w:tc>
          <w:tcPr>
            <w:tcW w:w="2340" w:type="dxa"/>
            <w:tcMar/>
          </w:tcPr>
          <w:p w:rsidR="00C12554" w:rsidP="00D653E5" w:rsidRDefault="00C12554" w14:paraId="41DE7765" w14:textId="77777777">
            <w:r>
              <w:t>Wear resistance</w:t>
            </w:r>
          </w:p>
        </w:tc>
        <w:tc>
          <w:tcPr>
            <w:tcW w:w="3173" w:type="dxa"/>
            <w:tcMar/>
          </w:tcPr>
          <w:p w:rsidR="00C12554" w:rsidP="00D653E5" w:rsidRDefault="00C12554" w14:paraId="0E973536" w14:textId="77777777">
            <w:r>
              <w:t>Wear volume/rate; debris morphology</w:t>
            </w:r>
          </w:p>
        </w:tc>
        <w:tc>
          <w:tcPr>
            <w:tcW w:w="4320" w:type="dxa"/>
            <w:tcMar/>
          </w:tcPr>
          <w:p w:rsidR="00C12554" w:rsidP="00D653E5" w:rsidRDefault="00C12554" w14:paraId="59E11216" w14:textId="77777777">
            <w:r>
              <w:t>Abrasive wear testing; tribometry; SEM (scanning electron microscopy)</w:t>
            </w:r>
          </w:p>
        </w:tc>
      </w:tr>
      <w:tr w:rsidR="00C12554" w:rsidTr="260DC023" w14:paraId="24418B61" w14:textId="77777777">
        <w:tc>
          <w:tcPr>
            <w:tcW w:w="1451" w:type="dxa"/>
            <w:vMerge/>
            <w:tcMar/>
          </w:tcPr>
          <w:p w:rsidR="00C12554" w:rsidP="00D653E5" w:rsidRDefault="00C12554" w14:paraId="015DDAFA" w14:textId="77777777"/>
        </w:tc>
        <w:tc>
          <w:tcPr>
            <w:tcW w:w="2324" w:type="dxa"/>
            <w:vMerge/>
            <w:tcMar/>
          </w:tcPr>
          <w:p w:rsidR="00C12554" w:rsidP="00D653E5" w:rsidRDefault="00C12554" w14:paraId="08A6484B" w14:textId="77777777"/>
        </w:tc>
        <w:tc>
          <w:tcPr>
            <w:tcW w:w="2340" w:type="dxa"/>
            <w:tcMar/>
          </w:tcPr>
          <w:p w:rsidR="00C12554" w:rsidP="00D653E5" w:rsidRDefault="00C12554" w14:paraId="6E3023CF" w14:textId="77777777">
            <w:r>
              <w:t>Surface topography</w:t>
            </w:r>
          </w:p>
        </w:tc>
        <w:tc>
          <w:tcPr>
            <w:tcW w:w="3173" w:type="dxa"/>
            <w:tcMar/>
          </w:tcPr>
          <w:p w:rsidR="00C12554" w:rsidP="00D653E5" w:rsidRDefault="00C12554" w14:paraId="47DABB3D" w14:textId="77777777">
            <w:r>
              <w:t>Ra/Rz; asperity distribution</w:t>
            </w:r>
          </w:p>
        </w:tc>
        <w:tc>
          <w:tcPr>
            <w:tcW w:w="4320" w:type="dxa"/>
            <w:tcMar/>
          </w:tcPr>
          <w:p w:rsidR="00C12554" w:rsidP="00D653E5" w:rsidRDefault="00C12554" w14:paraId="2D4DFF22" w14:textId="77777777">
            <w:r>
              <w:t>Profilometry; AFM (atomic force microscopy); confocal microscopy</w:t>
            </w:r>
          </w:p>
        </w:tc>
      </w:tr>
      <w:tr w:rsidR="00C12554" w:rsidTr="260DC023" w14:paraId="1BF4EEAE" w14:textId="77777777">
        <w:tc>
          <w:tcPr>
            <w:tcW w:w="1451" w:type="dxa"/>
            <w:vMerge/>
            <w:tcMar/>
          </w:tcPr>
          <w:p w:rsidR="00C12554" w:rsidP="00D653E5" w:rsidRDefault="00C12554" w14:paraId="018CBB6B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0EFEADAC" w14:textId="77777777">
            <w:r>
              <w:t>Chemical &amp; Electrochemical</w:t>
            </w:r>
          </w:p>
          <w:p w:rsidR="00C12554" w:rsidP="00D653E5" w:rsidRDefault="00C12554" w14:paraId="5B5962FF" w14:textId="77777777"/>
        </w:tc>
        <w:tc>
          <w:tcPr>
            <w:tcW w:w="2340" w:type="dxa"/>
            <w:tcMar/>
          </w:tcPr>
          <w:p w:rsidR="00C12554" w:rsidP="00D653E5" w:rsidRDefault="00C12554" w14:paraId="0F37A8DE" w14:textId="77777777">
            <w:r>
              <w:lastRenderedPageBreak/>
              <w:t>Corrosion &amp; oxidation</w:t>
            </w:r>
          </w:p>
        </w:tc>
        <w:tc>
          <w:tcPr>
            <w:tcW w:w="3173" w:type="dxa"/>
            <w:tcMar/>
          </w:tcPr>
          <w:p w:rsidR="00C12554" w:rsidP="00D653E5" w:rsidRDefault="00C12554" w14:paraId="65560EBC" w14:textId="77777777">
            <w:r>
              <w:t>Corrosion rate; Ecorr; oxidation kinetics</w:t>
            </w:r>
          </w:p>
        </w:tc>
        <w:tc>
          <w:tcPr>
            <w:tcW w:w="4320" w:type="dxa"/>
            <w:tcMar/>
          </w:tcPr>
          <w:p w:rsidR="00C12554" w:rsidP="00D653E5" w:rsidRDefault="00C12554" w14:paraId="31802414" w14:textId="3E8BCFD0">
            <w:r w:rsidR="00C12554">
              <w:rPr/>
              <w:t>Potentiodynamic</w:t>
            </w:r>
            <w:r w:rsidR="00C12554">
              <w:rPr/>
              <w:t xml:space="preserve"> polarization; salt spray testing; TGA (thermogravimetric analysis)</w:t>
            </w:r>
            <w:ins w:author="Thurlova Hana" w:date="2026-03-27T12:22:58.395Z" w16du:dateUtc="2026-03-27T12:22:58.395Z" w:id="1624149433">
              <w:r w:rsidR="0A069090">
                <w:t xml:space="preserve">, OCP (open </w:t>
              </w:r>
            </w:ins>
            <w:ins w:author="Thurlova Hana" w:date="2026-03-27T12:23:25.34Z" w16du:dateUtc="2026-03-27T12:23:25.34Z" w:id="794196032">
              <w:r w:rsidR="0A069090">
                <w:t>circuit potential)</w:t>
              </w:r>
            </w:ins>
          </w:p>
        </w:tc>
      </w:tr>
      <w:tr w:rsidR="00C12554" w:rsidTr="260DC023" w14:paraId="331EE321" w14:textId="77777777">
        <w:tc>
          <w:tcPr>
            <w:tcW w:w="1451" w:type="dxa"/>
            <w:vMerge/>
            <w:tcMar/>
          </w:tcPr>
          <w:p w:rsidR="00C12554" w:rsidP="00D653E5" w:rsidRDefault="00C12554" w14:paraId="1E7553C4" w14:textId="77777777"/>
        </w:tc>
        <w:tc>
          <w:tcPr>
            <w:tcW w:w="2324" w:type="dxa"/>
            <w:vMerge/>
            <w:tcMar/>
          </w:tcPr>
          <w:p w:rsidR="00C12554" w:rsidP="00D653E5" w:rsidRDefault="00C12554" w14:paraId="161B55C8" w14:textId="77777777"/>
        </w:tc>
        <w:tc>
          <w:tcPr>
            <w:tcW w:w="2340" w:type="dxa"/>
            <w:tcMar/>
          </w:tcPr>
          <w:p w:rsidR="00C12554" w:rsidP="00D653E5" w:rsidRDefault="00C12554" w14:paraId="31B68963" w14:textId="77777777">
            <w:r>
              <w:t>Catalytic activity</w:t>
            </w:r>
          </w:p>
        </w:tc>
        <w:tc>
          <w:tcPr>
            <w:tcW w:w="3173" w:type="dxa"/>
            <w:tcMar/>
          </w:tcPr>
          <w:p w:rsidR="00C12554" w:rsidP="00D653E5" w:rsidRDefault="00C12554" w14:paraId="42C1697D" w14:textId="77777777">
            <w:r>
              <w:t>TOF/TON; conversion; selectivity</w:t>
            </w:r>
          </w:p>
        </w:tc>
        <w:tc>
          <w:tcPr>
            <w:tcW w:w="4320" w:type="dxa"/>
            <w:tcMar/>
          </w:tcPr>
          <w:p w:rsidR="00C12554" w:rsidP="00D653E5" w:rsidRDefault="00C12554" w14:paraId="10F8C80A" w14:textId="77777777">
            <w:r>
              <w:t>Catalytic reactor testing; GC/MS (gas chromatography–mass spectrometry); in-situ spectroscopy</w:t>
            </w:r>
          </w:p>
        </w:tc>
      </w:tr>
      <w:tr w:rsidR="00C12554" w:rsidTr="260DC023" w14:paraId="53157E82" w14:textId="77777777">
        <w:tc>
          <w:tcPr>
            <w:tcW w:w="1451" w:type="dxa"/>
            <w:vMerge/>
            <w:tcMar/>
          </w:tcPr>
          <w:p w:rsidR="00C12554" w:rsidP="00D653E5" w:rsidRDefault="00C12554" w14:paraId="42FC2502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E248428" w14:textId="77777777"/>
        </w:tc>
        <w:tc>
          <w:tcPr>
            <w:tcW w:w="2340" w:type="dxa"/>
            <w:tcMar/>
          </w:tcPr>
          <w:p w:rsidR="00C12554" w:rsidP="00D653E5" w:rsidRDefault="00C12554" w14:paraId="39EEE8D8" w14:textId="77777777">
            <w:r>
              <w:t>Mass transport</w:t>
            </w:r>
          </w:p>
        </w:tc>
        <w:tc>
          <w:tcPr>
            <w:tcW w:w="3173" w:type="dxa"/>
            <w:tcMar/>
          </w:tcPr>
          <w:p w:rsidR="00C12554" w:rsidP="00D653E5" w:rsidRDefault="00C12554" w14:paraId="1D67790B" w14:textId="77777777">
            <w:r>
              <w:t>Diffusion coefficient; permeability; flux</w:t>
            </w:r>
          </w:p>
        </w:tc>
        <w:tc>
          <w:tcPr>
            <w:tcW w:w="4320" w:type="dxa"/>
            <w:tcMar/>
          </w:tcPr>
          <w:p w:rsidR="00C12554" w:rsidP="00D653E5" w:rsidRDefault="00C12554" w14:paraId="259B54EB" w14:textId="77777777">
            <w:r>
              <w:t>SIMS (secondary ion mass spectrometry); tracer diffusion; gas permeation testing</w:t>
            </w:r>
          </w:p>
        </w:tc>
      </w:tr>
      <w:tr w:rsidR="00C12554" w:rsidTr="260DC023" w14:paraId="38476BDE" w14:textId="77777777">
        <w:tc>
          <w:tcPr>
            <w:tcW w:w="1451" w:type="dxa"/>
            <w:vMerge/>
            <w:tcMar/>
          </w:tcPr>
          <w:p w:rsidR="00C12554" w:rsidP="00D653E5" w:rsidRDefault="00C12554" w14:paraId="7AA31179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CE23D66" w14:textId="77777777"/>
        </w:tc>
        <w:tc>
          <w:tcPr>
            <w:tcW w:w="2340" w:type="dxa"/>
            <w:tcMar/>
          </w:tcPr>
          <w:p w:rsidR="00C12554" w:rsidP="00D653E5" w:rsidRDefault="00C12554" w14:paraId="6E5A685D" w14:textId="77777777">
            <w:r>
              <w:t>Electrochemical storage</w:t>
            </w:r>
          </w:p>
        </w:tc>
        <w:tc>
          <w:tcPr>
            <w:tcW w:w="3173" w:type="dxa"/>
            <w:tcMar/>
          </w:tcPr>
          <w:p w:rsidR="00C12554" w:rsidP="00D653E5" w:rsidRDefault="00C12554" w14:paraId="1D62B0B9" w14:textId="77777777">
            <w:r>
              <w:t>Specific capacity; Coulombic efficiency; charge/discharge curves</w:t>
            </w:r>
          </w:p>
        </w:tc>
        <w:tc>
          <w:tcPr>
            <w:tcW w:w="4320" w:type="dxa"/>
            <w:tcMar/>
          </w:tcPr>
          <w:p w:rsidR="00C12554" w:rsidP="00D653E5" w:rsidRDefault="00C12554" w14:paraId="6E226346" w14:textId="77777777">
            <w:r>
              <w:t>Galvanostatic cycling; potentiostatic testing; battery cycling</w:t>
            </w:r>
          </w:p>
        </w:tc>
      </w:tr>
      <w:tr w:rsidR="00C12554" w:rsidTr="260DC023" w14:paraId="3A0BBFCF" w14:textId="77777777">
        <w:tc>
          <w:tcPr>
            <w:tcW w:w="1451" w:type="dxa"/>
            <w:vMerge/>
            <w:tcMar/>
          </w:tcPr>
          <w:p w:rsidR="00C12554" w:rsidP="00D653E5" w:rsidRDefault="00C12554" w14:paraId="2701EBCE" w14:textId="77777777"/>
        </w:tc>
        <w:tc>
          <w:tcPr>
            <w:tcW w:w="2324" w:type="dxa"/>
            <w:vMerge/>
            <w:tcMar/>
          </w:tcPr>
          <w:p w:rsidR="00C12554" w:rsidP="00D653E5" w:rsidRDefault="00C12554" w14:paraId="0FC0149B" w14:textId="77777777"/>
        </w:tc>
        <w:tc>
          <w:tcPr>
            <w:tcW w:w="2340" w:type="dxa"/>
            <w:tcMar/>
          </w:tcPr>
          <w:p w:rsidR="00C12554" w:rsidP="00D653E5" w:rsidRDefault="00C12554" w14:paraId="56E33ED2" w14:textId="77777777">
            <w:r>
              <w:t>Electrochemical kinetics</w:t>
            </w:r>
          </w:p>
        </w:tc>
        <w:tc>
          <w:tcPr>
            <w:tcW w:w="3173" w:type="dxa"/>
            <w:tcMar/>
          </w:tcPr>
          <w:p w:rsidR="00C12554" w:rsidP="00D653E5" w:rsidRDefault="00C12554" w14:paraId="66EDE730" w14:textId="77777777">
            <w:r>
              <w:t>Overpotential; i0; Tafel slope</w:t>
            </w:r>
          </w:p>
        </w:tc>
        <w:tc>
          <w:tcPr>
            <w:tcW w:w="4320" w:type="dxa"/>
            <w:tcMar/>
          </w:tcPr>
          <w:p w:rsidR="00C12554" w:rsidP="00D653E5" w:rsidRDefault="00C12554" w14:paraId="4FCB01AA" w14:textId="77777777">
            <w:r>
              <w:t>CV (cyclic voltammetry); LSV (linear sweep voltammetry); EIS (electrochemical impedance spectroscopy); Tafel analysis</w:t>
            </w:r>
          </w:p>
        </w:tc>
      </w:tr>
      <w:tr w:rsidR="00C12554" w:rsidTr="260DC023" w14:paraId="1B6AB649" w14:textId="77777777">
        <w:tc>
          <w:tcPr>
            <w:tcW w:w="1451" w:type="dxa"/>
            <w:vMerge/>
            <w:tcMar/>
          </w:tcPr>
          <w:p w:rsidR="00C12554" w:rsidP="00D653E5" w:rsidRDefault="00C12554" w14:paraId="6FCA3500" w14:textId="77777777"/>
        </w:tc>
        <w:tc>
          <w:tcPr>
            <w:tcW w:w="2324" w:type="dxa"/>
            <w:vMerge/>
            <w:tcMar/>
          </w:tcPr>
          <w:p w:rsidR="00C12554" w:rsidP="00D653E5" w:rsidRDefault="00C12554" w14:paraId="3B6021CF" w14:textId="77777777"/>
        </w:tc>
        <w:tc>
          <w:tcPr>
            <w:tcW w:w="2340" w:type="dxa"/>
            <w:tcMar/>
          </w:tcPr>
          <w:p w:rsidR="00C12554" w:rsidP="00D653E5" w:rsidRDefault="00C12554" w14:paraId="71FDCFBF" w14:textId="77777777">
            <w:r>
              <w:t>Ionic transport</w:t>
            </w:r>
          </w:p>
        </w:tc>
        <w:tc>
          <w:tcPr>
            <w:tcW w:w="3173" w:type="dxa"/>
            <w:tcMar/>
          </w:tcPr>
          <w:p w:rsidR="00C12554" w:rsidP="00D653E5" w:rsidRDefault="00C12554" w14:paraId="3117D284" w14:textId="77777777">
            <w:r>
              <w:t>Ionic conductivity; transference number; activation energy</w:t>
            </w:r>
          </w:p>
        </w:tc>
        <w:tc>
          <w:tcPr>
            <w:tcW w:w="4320" w:type="dxa"/>
            <w:tcMar/>
          </w:tcPr>
          <w:p w:rsidR="00C12554" w:rsidP="00D653E5" w:rsidRDefault="00C12554" w14:paraId="79F3DCCE" w14:textId="77777777">
            <w:r>
              <w:t>EIS (electrochemical impedance spectroscopy); conductivity cell; potentiostatic/galvanostatic testing</w:t>
            </w:r>
          </w:p>
        </w:tc>
      </w:tr>
      <w:tr w:rsidR="00C12554" w:rsidTr="260DC023" w14:paraId="6B8E4FFC" w14:textId="77777777">
        <w:tc>
          <w:tcPr>
            <w:tcW w:w="1451" w:type="dxa"/>
            <w:vMerge/>
            <w:tcMar/>
          </w:tcPr>
          <w:p w:rsidR="00C12554" w:rsidP="00D653E5" w:rsidRDefault="00C12554" w14:paraId="67DFD447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10DF85C2" w14:textId="77777777">
            <w:r>
              <w:t>Acoustic &amp; Vibrational</w:t>
            </w:r>
          </w:p>
          <w:p w:rsidR="00C12554" w:rsidP="00D653E5" w:rsidRDefault="00C12554" w14:paraId="6A1B0E69" w14:textId="77777777"/>
        </w:tc>
        <w:tc>
          <w:tcPr>
            <w:tcW w:w="2340" w:type="dxa"/>
            <w:tcMar/>
          </w:tcPr>
          <w:p w:rsidR="00C12554" w:rsidP="00D653E5" w:rsidRDefault="00C12554" w14:paraId="2B04AF0F" w14:textId="77777777">
            <w:r>
              <w:t>Acoustic propagation</w:t>
            </w:r>
          </w:p>
        </w:tc>
        <w:tc>
          <w:tcPr>
            <w:tcW w:w="3173" w:type="dxa"/>
            <w:tcMar/>
          </w:tcPr>
          <w:p w:rsidR="00C12554" w:rsidP="00D653E5" w:rsidRDefault="00C12554" w14:paraId="6DBC8EEA" w14:textId="77777777">
            <w:r>
              <w:t>Wave velocities; acoustic impedance; attenuation</w:t>
            </w:r>
          </w:p>
        </w:tc>
        <w:tc>
          <w:tcPr>
            <w:tcW w:w="4320" w:type="dxa"/>
            <w:tcMar/>
          </w:tcPr>
          <w:p w:rsidR="00C12554" w:rsidP="00D653E5" w:rsidRDefault="00C12554" w14:paraId="75C3973F" w14:textId="77777777">
            <w:r>
              <w:t>Ultrasonic testing; acoustic microscopy; resonance frequency analysis; Brillouin scattering</w:t>
            </w:r>
          </w:p>
        </w:tc>
      </w:tr>
      <w:tr w:rsidR="00C12554" w:rsidTr="260DC023" w14:paraId="52492AF7" w14:textId="77777777">
        <w:tc>
          <w:tcPr>
            <w:tcW w:w="1451" w:type="dxa"/>
            <w:vMerge/>
            <w:tcMar/>
          </w:tcPr>
          <w:p w:rsidR="00C12554" w:rsidP="00D653E5" w:rsidRDefault="00C12554" w14:paraId="4D9F5960" w14:textId="77777777"/>
        </w:tc>
        <w:tc>
          <w:tcPr>
            <w:tcW w:w="2324" w:type="dxa"/>
            <w:vMerge/>
            <w:tcMar/>
          </w:tcPr>
          <w:p w:rsidR="00C12554" w:rsidP="00D653E5" w:rsidRDefault="00C12554" w14:paraId="7534A831" w14:textId="77777777"/>
        </w:tc>
        <w:tc>
          <w:tcPr>
            <w:tcW w:w="2340" w:type="dxa"/>
            <w:tcMar/>
          </w:tcPr>
          <w:p w:rsidR="00C12554" w:rsidP="00D653E5" w:rsidRDefault="00C12554" w14:paraId="0025445C" w14:textId="77777777">
            <w:r>
              <w:t>Damping &amp; absorption</w:t>
            </w:r>
          </w:p>
        </w:tc>
        <w:tc>
          <w:tcPr>
            <w:tcW w:w="3173" w:type="dxa"/>
            <w:tcMar/>
          </w:tcPr>
          <w:p w:rsidR="00C12554" w:rsidP="00D653E5" w:rsidRDefault="00C12554" w14:paraId="30BC27E8" w14:textId="77777777">
            <w:r>
              <w:t>Sound absorption coefficient; loss tangent; damping ratio; Q factor</w:t>
            </w:r>
          </w:p>
        </w:tc>
        <w:tc>
          <w:tcPr>
            <w:tcW w:w="4320" w:type="dxa"/>
            <w:tcMar/>
          </w:tcPr>
          <w:p w:rsidR="00C12554" w:rsidP="00D653E5" w:rsidRDefault="00C12554" w14:paraId="3D53C8BF" w14:textId="77777777">
            <w:r>
              <w:t>Impedance tube; DMA (dynamic mechanical analysis); reverberation room method</w:t>
            </w:r>
          </w:p>
        </w:tc>
      </w:tr>
      <w:tr w:rsidR="00C12554" w:rsidTr="260DC023" w14:paraId="1BA1FAFE" w14:textId="77777777">
        <w:tc>
          <w:tcPr>
            <w:tcW w:w="1451" w:type="dxa"/>
            <w:vMerge/>
            <w:tcMar/>
          </w:tcPr>
          <w:p w:rsidR="00C12554" w:rsidP="00D653E5" w:rsidRDefault="00C12554" w14:paraId="5C022EEE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ACF3B33" w14:textId="77777777"/>
        </w:tc>
        <w:tc>
          <w:tcPr>
            <w:tcW w:w="2340" w:type="dxa"/>
            <w:tcMar/>
          </w:tcPr>
          <w:p w:rsidR="00C12554" w:rsidP="00D653E5" w:rsidRDefault="00C12554" w14:paraId="5B1EEC17" w14:textId="77777777">
            <w:r>
              <w:t>Lattice dynamics</w:t>
            </w:r>
          </w:p>
        </w:tc>
        <w:tc>
          <w:tcPr>
            <w:tcW w:w="3173" w:type="dxa"/>
            <w:tcMar/>
          </w:tcPr>
          <w:p w:rsidR="00C12554" w:rsidP="00D653E5" w:rsidRDefault="00C12554" w14:paraId="4C542305" w14:textId="77777777">
            <w:r>
              <w:t>Phonon dispersion/DOS; Debye temperature</w:t>
            </w:r>
          </w:p>
        </w:tc>
        <w:tc>
          <w:tcPr>
            <w:tcW w:w="4320" w:type="dxa"/>
            <w:tcMar/>
          </w:tcPr>
          <w:p w:rsidR="00C12554" w:rsidP="00D653E5" w:rsidRDefault="00C12554" w14:paraId="52D04989" w14:textId="77777777">
            <w:r>
              <w:t>INS (inelastic neutron scattering); Raman spectroscopy; Brillouin scattering; DFT (density functional theory)</w:t>
            </w:r>
          </w:p>
        </w:tc>
      </w:tr>
      <w:tr w:rsidR="00C12554" w:rsidTr="260DC023" w14:paraId="1F09F74A" w14:textId="77777777">
        <w:tc>
          <w:tcPr>
            <w:tcW w:w="1451" w:type="dxa"/>
            <w:vMerge/>
            <w:tcMar/>
          </w:tcPr>
          <w:p w:rsidR="00C12554" w:rsidP="00D653E5" w:rsidRDefault="00C12554" w14:paraId="30269D2B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54684B9E" w14:textId="77777777">
            <w:r>
              <w:t>Extreme Environments</w:t>
            </w:r>
          </w:p>
          <w:p w:rsidR="00C12554" w:rsidP="00D653E5" w:rsidRDefault="00C12554" w14:paraId="4029D3CD" w14:textId="77777777"/>
        </w:tc>
        <w:tc>
          <w:tcPr>
            <w:tcW w:w="2340" w:type="dxa"/>
            <w:tcMar/>
          </w:tcPr>
          <w:p w:rsidR="00C12554" w:rsidP="00D653E5" w:rsidRDefault="00C12554" w14:paraId="1FAF2C6D" w14:textId="77777777">
            <w:r>
              <w:t>Radiation damage</w:t>
            </w:r>
          </w:p>
        </w:tc>
        <w:tc>
          <w:tcPr>
            <w:tcW w:w="3173" w:type="dxa"/>
            <w:tcMar/>
          </w:tcPr>
          <w:p w:rsidR="00C12554" w:rsidP="00D653E5" w:rsidRDefault="00C12554" w14:paraId="1E4819FB" w14:textId="77777777">
            <w:r>
              <w:t>dpa; swelling; hardness change; embrittlement indicators</w:t>
            </w:r>
          </w:p>
        </w:tc>
        <w:tc>
          <w:tcPr>
            <w:tcW w:w="4320" w:type="dxa"/>
            <w:tcMar/>
          </w:tcPr>
          <w:p w:rsidR="00C12554" w:rsidP="00D653E5" w:rsidRDefault="00C12554" w14:paraId="4F19777E" w14:textId="77777777">
            <w:r>
              <w:t>Ion/neutron irradiation; PIE (post-irradiation examination); nanoindentation</w:t>
            </w:r>
          </w:p>
        </w:tc>
      </w:tr>
      <w:tr w:rsidR="00C12554" w:rsidTr="260DC023" w14:paraId="5D9F5623" w14:textId="77777777">
        <w:tc>
          <w:tcPr>
            <w:tcW w:w="1451" w:type="dxa"/>
            <w:vMerge/>
            <w:tcMar/>
          </w:tcPr>
          <w:p w:rsidR="00C12554" w:rsidP="00D653E5" w:rsidRDefault="00C12554" w14:paraId="5C60958B" w14:textId="77777777"/>
        </w:tc>
        <w:tc>
          <w:tcPr>
            <w:tcW w:w="2324" w:type="dxa"/>
            <w:vMerge/>
            <w:tcMar/>
          </w:tcPr>
          <w:p w:rsidR="00C12554" w:rsidP="00D653E5" w:rsidRDefault="00C12554" w14:paraId="0055D02A" w14:textId="77777777"/>
        </w:tc>
        <w:tc>
          <w:tcPr>
            <w:tcW w:w="2340" w:type="dxa"/>
            <w:tcMar/>
          </w:tcPr>
          <w:p w:rsidR="00C12554" w:rsidP="00D653E5" w:rsidRDefault="00C12554" w14:paraId="771F867D" w14:textId="77777777">
            <w:r>
              <w:t>Thermal shock</w:t>
            </w:r>
          </w:p>
        </w:tc>
        <w:tc>
          <w:tcPr>
            <w:tcW w:w="3173" w:type="dxa"/>
            <w:tcMar/>
          </w:tcPr>
          <w:p w:rsidR="00C12554" w:rsidP="00D653E5" w:rsidRDefault="00C12554" w14:paraId="0F776233" w14:textId="77777777">
            <w:r>
              <w:t>Strength retention; fracture after cycling</w:t>
            </w:r>
          </w:p>
        </w:tc>
        <w:tc>
          <w:tcPr>
            <w:tcW w:w="4320" w:type="dxa"/>
            <w:tcMar/>
          </w:tcPr>
          <w:p w:rsidR="00C12554" w:rsidP="00D653E5" w:rsidRDefault="00C12554" w14:paraId="71FEF8E5" w14:textId="77777777">
            <w:r>
              <w:t>Rapid thermal cycling; mechanical testing post-cycling</w:t>
            </w:r>
          </w:p>
        </w:tc>
      </w:tr>
      <w:tr w:rsidR="00C12554" w:rsidTr="260DC023" w14:paraId="02BD6B1F" w14:textId="77777777">
        <w:tc>
          <w:tcPr>
            <w:tcW w:w="1451" w:type="dxa"/>
            <w:vMerge/>
            <w:tcMar/>
          </w:tcPr>
          <w:p w:rsidR="00C12554" w:rsidP="00D653E5" w:rsidRDefault="00C12554" w14:paraId="44B85AC0" w14:textId="77777777"/>
        </w:tc>
        <w:tc>
          <w:tcPr>
            <w:tcW w:w="2324" w:type="dxa"/>
            <w:vMerge/>
            <w:tcMar/>
          </w:tcPr>
          <w:p w:rsidR="00C12554" w:rsidP="00D653E5" w:rsidRDefault="00C12554" w14:paraId="6F7E5003" w14:textId="77777777"/>
        </w:tc>
        <w:tc>
          <w:tcPr>
            <w:tcW w:w="2340" w:type="dxa"/>
            <w:tcMar/>
          </w:tcPr>
          <w:p w:rsidR="00C12554" w:rsidP="00D653E5" w:rsidRDefault="00C12554" w14:paraId="5BD0823E" w14:textId="77777777">
            <w:r>
              <w:t>Cryogenic performance</w:t>
            </w:r>
          </w:p>
        </w:tc>
        <w:tc>
          <w:tcPr>
            <w:tcW w:w="3173" w:type="dxa"/>
            <w:tcMar/>
          </w:tcPr>
          <w:p w:rsidR="00C12554" w:rsidP="00D653E5" w:rsidRDefault="00C12554" w14:paraId="692167CD" w14:textId="77777777">
            <w:r>
              <w:t>Low-temperature strength; ductility; impact energy</w:t>
            </w:r>
          </w:p>
        </w:tc>
        <w:tc>
          <w:tcPr>
            <w:tcW w:w="4320" w:type="dxa"/>
            <w:tcMar/>
          </w:tcPr>
          <w:p w:rsidR="00C12554" w:rsidP="00D653E5" w:rsidRDefault="00C12554" w14:paraId="4198172A" w14:textId="77777777">
            <w:r>
              <w:t>Cryogenic tensile/impact testing</w:t>
            </w:r>
          </w:p>
        </w:tc>
      </w:tr>
      <w:tr w:rsidR="00C12554" w:rsidTr="260DC023" w14:paraId="48055108" w14:textId="77777777">
        <w:tc>
          <w:tcPr>
            <w:tcW w:w="1451" w:type="dxa"/>
            <w:vMerge w:val="restart"/>
            <w:tcMar/>
          </w:tcPr>
          <w:p w:rsidR="00C12554" w:rsidP="00D653E5" w:rsidRDefault="00C12554" w14:paraId="37C334F7" w14:textId="77777777">
            <w:r>
              <w:t>Performance evaluation</w:t>
            </w:r>
          </w:p>
          <w:p w:rsidR="00C12554" w:rsidP="00D653E5" w:rsidRDefault="00C12554" w14:paraId="56D3C41E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1517A252" w14:textId="77777777">
            <w:r>
              <w:t>Service performance</w:t>
            </w:r>
          </w:p>
          <w:p w:rsidR="00C12554" w:rsidP="00D653E5" w:rsidRDefault="00C12554" w14:paraId="46BADB16" w14:textId="77777777"/>
        </w:tc>
        <w:tc>
          <w:tcPr>
            <w:tcW w:w="2340" w:type="dxa"/>
            <w:tcMar/>
          </w:tcPr>
          <w:p w:rsidR="00C12554" w:rsidP="00D653E5" w:rsidRDefault="00C12554" w14:paraId="0973B6C8" w14:textId="77777777">
            <w:r>
              <w:t>Operational stability</w:t>
            </w:r>
          </w:p>
        </w:tc>
        <w:tc>
          <w:tcPr>
            <w:tcW w:w="3173" w:type="dxa"/>
            <w:tcMar/>
          </w:tcPr>
          <w:p w:rsidR="00C12554" w:rsidP="00D653E5" w:rsidRDefault="00C12554" w14:paraId="3737DDB0" w14:textId="77777777">
            <w:r>
              <w:t>Signal-to-noise ratio; efficiency under load; drift rate</w:t>
            </w:r>
          </w:p>
        </w:tc>
        <w:tc>
          <w:tcPr>
            <w:tcW w:w="4320" w:type="dxa"/>
            <w:tcMar/>
          </w:tcPr>
          <w:p w:rsidR="00C12554" w:rsidP="00D653E5" w:rsidRDefault="00C12554" w14:paraId="75408A44" w14:textId="77777777">
            <w:r>
              <w:t>Long-term stability logging; operando/in-situ test rigs</w:t>
            </w:r>
          </w:p>
        </w:tc>
      </w:tr>
      <w:tr w:rsidR="00C12554" w:rsidTr="260DC023" w14:paraId="7448CCBE" w14:textId="77777777">
        <w:tc>
          <w:tcPr>
            <w:tcW w:w="1451" w:type="dxa"/>
            <w:vMerge/>
            <w:tcMar/>
          </w:tcPr>
          <w:p w:rsidR="00C12554" w:rsidP="00D653E5" w:rsidRDefault="00C12554" w14:paraId="0F028357" w14:textId="77777777"/>
        </w:tc>
        <w:tc>
          <w:tcPr>
            <w:tcW w:w="2324" w:type="dxa"/>
            <w:vMerge/>
            <w:tcMar/>
          </w:tcPr>
          <w:p w:rsidR="00C12554" w:rsidP="00D653E5" w:rsidRDefault="00C12554" w14:paraId="6E755581" w14:textId="77777777"/>
        </w:tc>
        <w:tc>
          <w:tcPr>
            <w:tcW w:w="2340" w:type="dxa"/>
            <w:tcMar/>
          </w:tcPr>
          <w:p w:rsidR="00C12554" w:rsidP="00D653E5" w:rsidRDefault="00C12554" w14:paraId="265E18D8" w14:textId="77777777">
            <w:r>
              <w:t>Combined loading</w:t>
            </w:r>
          </w:p>
        </w:tc>
        <w:tc>
          <w:tcPr>
            <w:tcW w:w="3173" w:type="dxa"/>
            <w:tcMar/>
          </w:tcPr>
          <w:p w:rsidR="00C12554" w:rsidP="00D653E5" w:rsidRDefault="00C12554" w14:paraId="02EBEE5D" w14:textId="77777777">
            <w:r>
              <w:t>Synergistic degradation; SCC index; creep–fatigue interaction</w:t>
            </w:r>
          </w:p>
        </w:tc>
        <w:tc>
          <w:tcPr>
            <w:tcW w:w="4320" w:type="dxa"/>
            <w:tcMar/>
          </w:tcPr>
          <w:p w:rsidR="00C12554" w:rsidP="00D653E5" w:rsidRDefault="00C12554" w14:paraId="30241BBC" w14:textId="77777777">
            <w:r>
              <w:t>Multi-axial testing; environmental fatigue rigs; TMF (thermo-mechanical fatigue)</w:t>
            </w:r>
          </w:p>
        </w:tc>
      </w:tr>
      <w:tr w:rsidR="00C12554" w:rsidTr="260DC023" w14:paraId="159C8138" w14:textId="77777777">
        <w:tc>
          <w:tcPr>
            <w:tcW w:w="1451" w:type="dxa"/>
            <w:vMerge/>
            <w:tcMar/>
          </w:tcPr>
          <w:p w:rsidR="00C12554" w:rsidP="00D653E5" w:rsidRDefault="00C12554" w14:paraId="27E396E0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611FE0F8" w14:textId="77777777">
            <w:r>
              <w:t>Durability &amp; Lifetime</w:t>
            </w:r>
          </w:p>
          <w:p w:rsidR="00C12554" w:rsidP="00D653E5" w:rsidRDefault="00C12554" w14:paraId="1F0682E1" w14:textId="77777777"/>
        </w:tc>
        <w:tc>
          <w:tcPr>
            <w:tcW w:w="2340" w:type="dxa"/>
            <w:tcMar/>
          </w:tcPr>
          <w:p w:rsidR="00C12554" w:rsidP="00D653E5" w:rsidRDefault="00C12554" w14:paraId="57D7C415" w14:textId="77777777">
            <w:r>
              <w:t>Accelerated aging</w:t>
            </w:r>
          </w:p>
        </w:tc>
        <w:tc>
          <w:tcPr>
            <w:tcW w:w="3173" w:type="dxa"/>
            <w:tcMar/>
          </w:tcPr>
          <w:p w:rsidR="00C12554" w:rsidP="00D653E5" w:rsidRDefault="00C12554" w14:paraId="0B8A4B60" w14:textId="77777777">
            <w:r>
              <w:t>Degradation factor; acceleration shift factor; Arrhenius activation energy</w:t>
            </w:r>
          </w:p>
        </w:tc>
        <w:tc>
          <w:tcPr>
            <w:tcW w:w="4320" w:type="dxa"/>
            <w:tcMar/>
          </w:tcPr>
          <w:p w:rsidR="00C12554" w:rsidP="00D653E5" w:rsidRDefault="00C12554" w14:paraId="537A4B03" w14:textId="77777777">
            <w:r>
              <w:t>Salt spray (ASTM B117); QUV (UV weathering); HAST (highly accelerated stress test); climatic chamber testing</w:t>
            </w:r>
          </w:p>
        </w:tc>
      </w:tr>
      <w:tr w:rsidR="00C12554" w:rsidTr="260DC023" w14:paraId="13DCBC67" w14:textId="77777777">
        <w:tc>
          <w:tcPr>
            <w:tcW w:w="1451" w:type="dxa"/>
            <w:vMerge/>
            <w:tcMar/>
          </w:tcPr>
          <w:p w:rsidR="00C12554" w:rsidP="00D653E5" w:rsidRDefault="00C12554" w14:paraId="3015EDA1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449FA60" w14:textId="77777777"/>
        </w:tc>
        <w:tc>
          <w:tcPr>
            <w:tcW w:w="2340" w:type="dxa"/>
            <w:tcMar/>
          </w:tcPr>
          <w:p w:rsidR="00C12554" w:rsidP="00D653E5" w:rsidRDefault="00C12554" w14:paraId="35171A41" w14:textId="77777777">
            <w:r>
              <w:t>Reliability &amp; failure</w:t>
            </w:r>
          </w:p>
        </w:tc>
        <w:tc>
          <w:tcPr>
            <w:tcW w:w="3173" w:type="dxa"/>
            <w:tcMar/>
          </w:tcPr>
          <w:p w:rsidR="00C12554" w:rsidP="00D653E5" w:rsidRDefault="00C12554" w14:paraId="5257003C" w14:textId="77777777">
            <w:r>
              <w:t>Weibull modulus; MTTF; B10 life</w:t>
            </w:r>
          </w:p>
        </w:tc>
        <w:tc>
          <w:tcPr>
            <w:tcW w:w="4320" w:type="dxa"/>
            <w:tcMar/>
          </w:tcPr>
          <w:p w:rsidR="00C12554" w:rsidP="00D653E5" w:rsidRDefault="00C12554" w14:paraId="6EB0E8B8" w14:textId="77777777">
            <w:r>
              <w:t>Step-stress testing; statistical reliability modeling</w:t>
            </w:r>
          </w:p>
        </w:tc>
      </w:tr>
      <w:tr w:rsidR="00C12554" w:rsidTr="260DC023" w14:paraId="4688FCD2" w14:textId="77777777">
        <w:tc>
          <w:tcPr>
            <w:tcW w:w="1451" w:type="dxa"/>
            <w:vMerge/>
            <w:tcMar/>
          </w:tcPr>
          <w:p w:rsidR="00C12554" w:rsidP="00D653E5" w:rsidRDefault="00C12554" w14:paraId="16348214" w14:textId="77777777"/>
        </w:tc>
        <w:tc>
          <w:tcPr>
            <w:tcW w:w="2324" w:type="dxa"/>
            <w:vMerge/>
            <w:tcMar/>
          </w:tcPr>
          <w:p w:rsidR="00C12554" w:rsidP="00D653E5" w:rsidRDefault="00C12554" w14:paraId="776EF7C1" w14:textId="77777777"/>
        </w:tc>
        <w:tc>
          <w:tcPr>
            <w:tcW w:w="2340" w:type="dxa"/>
            <w:tcMar/>
          </w:tcPr>
          <w:p w:rsidR="00C12554" w:rsidP="00D653E5" w:rsidRDefault="00C12554" w14:paraId="772393AE" w14:textId="77777777">
            <w:r>
              <w:t>Wear &amp; erosion life</w:t>
            </w:r>
          </w:p>
        </w:tc>
        <w:tc>
          <w:tcPr>
            <w:tcW w:w="3173" w:type="dxa"/>
            <w:tcMar/>
          </w:tcPr>
          <w:p w:rsidR="00C12554" w:rsidP="00D653E5" w:rsidRDefault="00C12554" w14:paraId="2AE5820F" w14:textId="77777777">
            <w:r>
              <w:t>Material loss rate vs time; breakthrough time</w:t>
            </w:r>
          </w:p>
        </w:tc>
        <w:tc>
          <w:tcPr>
            <w:tcW w:w="4320" w:type="dxa"/>
            <w:tcMar/>
          </w:tcPr>
          <w:p w:rsidR="00C12554" w:rsidP="00D653E5" w:rsidRDefault="00C12554" w14:paraId="41BB3910" w14:textId="77777777">
            <w:r>
              <w:t>Long-term tribo-testing; sand/slurry erosion testing; field exposure</w:t>
            </w:r>
          </w:p>
        </w:tc>
      </w:tr>
      <w:tr w:rsidR="00C12554" w:rsidTr="260DC023" w14:paraId="6ED868B9" w14:textId="77777777">
        <w:tc>
          <w:tcPr>
            <w:tcW w:w="1451" w:type="dxa"/>
            <w:vMerge/>
            <w:tcMar/>
          </w:tcPr>
          <w:p w:rsidR="00C12554" w:rsidP="00D653E5" w:rsidRDefault="00C12554" w14:paraId="1057CE3F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13900515" w14:textId="77777777">
            <w:r>
              <w:t>Damage Tolerance</w:t>
            </w:r>
          </w:p>
          <w:p w:rsidR="00C12554" w:rsidP="00D653E5" w:rsidRDefault="00C12554" w14:paraId="171FA0F7" w14:textId="77777777"/>
        </w:tc>
        <w:tc>
          <w:tcPr>
            <w:tcW w:w="2340" w:type="dxa"/>
            <w:tcMar/>
          </w:tcPr>
          <w:p w:rsidR="00C12554" w:rsidP="00D653E5" w:rsidRDefault="00C12554" w14:paraId="336EEF42" w14:textId="77777777">
            <w:r>
              <w:t>Failure mode analysis</w:t>
            </w:r>
          </w:p>
        </w:tc>
        <w:tc>
          <w:tcPr>
            <w:tcW w:w="3173" w:type="dxa"/>
            <w:tcMar/>
          </w:tcPr>
          <w:p w:rsidR="00C12554" w:rsidP="00D653E5" w:rsidRDefault="00C12554" w14:paraId="41DD946A" w14:textId="77777777">
            <w:r>
              <w:t>Fracture surface morphology; crack path; initiation site</w:t>
            </w:r>
          </w:p>
        </w:tc>
        <w:tc>
          <w:tcPr>
            <w:tcW w:w="4320" w:type="dxa"/>
            <w:tcMar/>
          </w:tcPr>
          <w:p w:rsidR="00C12554" w:rsidP="00D653E5" w:rsidRDefault="00C12554" w14:paraId="6C936D63" w14:textId="77777777">
            <w:r>
              <w:t>Fractography (SEM—scanning electron microscopy); cross-sectional analysis; failure mapping</w:t>
            </w:r>
          </w:p>
        </w:tc>
      </w:tr>
      <w:tr w:rsidR="00B74FB3" w:rsidTr="260DC023" w14:paraId="57FAB0B7" w14:textId="77777777">
        <w:trPr>
          <w:trHeight w:val="509"/>
        </w:trPr>
        <w:tc>
          <w:tcPr>
            <w:tcW w:w="1451" w:type="dxa"/>
            <w:vMerge/>
            <w:tcMar/>
          </w:tcPr>
          <w:p w:rsidR="00B74FB3" w:rsidP="00D653E5" w:rsidRDefault="00B74FB3" w14:paraId="7F36617D" w14:textId="77777777"/>
        </w:tc>
        <w:tc>
          <w:tcPr>
            <w:tcW w:w="2324" w:type="dxa"/>
            <w:vMerge/>
            <w:tcMar/>
          </w:tcPr>
          <w:p w:rsidR="00B74FB3" w:rsidP="00D653E5" w:rsidRDefault="00B74FB3" w14:paraId="6446E1FB" w14:textId="77777777"/>
        </w:tc>
        <w:tc>
          <w:tcPr>
            <w:tcW w:w="2340" w:type="dxa"/>
            <w:tcMar/>
          </w:tcPr>
          <w:p w:rsidR="00B74FB3" w:rsidP="00D653E5" w:rsidRDefault="00B74FB3" w14:paraId="0E5857D7" w14:textId="77777777">
            <w:r>
              <w:t>Defect sensitivity</w:t>
            </w:r>
          </w:p>
        </w:tc>
        <w:tc>
          <w:tcPr>
            <w:tcW w:w="3173" w:type="dxa"/>
            <w:tcMar/>
          </w:tcPr>
          <w:p w:rsidR="00B74FB3" w:rsidP="00D653E5" w:rsidRDefault="00B74FB3" w14:paraId="6E2E9E08" w14:textId="77777777">
            <w:r>
              <w:t>Critical flaw size; notch sensitivity; CAI (compression after impact)</w:t>
            </w:r>
          </w:p>
        </w:tc>
        <w:tc>
          <w:tcPr>
            <w:tcW w:w="4320" w:type="dxa"/>
            <w:tcMar/>
          </w:tcPr>
          <w:p w:rsidR="00B74FB3" w:rsidP="00D653E5" w:rsidRDefault="00B74FB3" w14:paraId="0D718B53" w14:textId="77777777">
            <w:r>
              <w:t>Fracture mechanics testing; NDE (non-destructive evaluation) correlation</w:t>
            </w:r>
          </w:p>
        </w:tc>
      </w:tr>
      <w:tr w:rsidR="00C12554" w:rsidTr="260DC023" w14:paraId="4AF20C10" w14:textId="77777777">
        <w:trPr>
          <w:trHeight w:val="712"/>
        </w:trPr>
        <w:tc>
          <w:tcPr>
            <w:tcW w:w="1451" w:type="dxa"/>
            <w:vMerge w:val="restart"/>
            <w:tcMar/>
          </w:tcPr>
          <w:p w:rsidR="00C12554" w:rsidP="00D653E5" w:rsidRDefault="00C12554" w14:paraId="22B2313C" w14:textId="77777777">
            <w:r>
              <w:t>Processing &amp; fabrication</w:t>
            </w:r>
          </w:p>
          <w:p w:rsidR="00C12554" w:rsidP="00D653E5" w:rsidRDefault="00C12554" w14:paraId="2917858B" w14:textId="77777777"/>
        </w:tc>
        <w:tc>
          <w:tcPr>
            <w:tcW w:w="2324" w:type="dxa"/>
            <w:tcMar/>
          </w:tcPr>
          <w:p w:rsidR="00C12554" w:rsidP="00B74FB3" w:rsidRDefault="00B74FB3" w14:paraId="4E687F3B" w14:textId="5DDAD45F">
            <w:r>
              <w:t>Feedstock &amp; Synthesis</w:t>
            </w:r>
          </w:p>
        </w:tc>
        <w:tc>
          <w:tcPr>
            <w:tcW w:w="2340" w:type="dxa"/>
            <w:tcMar/>
          </w:tcPr>
          <w:p w:rsidR="00C12554" w:rsidP="00D653E5" w:rsidRDefault="00B74FB3" w14:paraId="19E5C6A3" w14:textId="4ADD4743">
            <w:r>
              <w:t>Precursor preparation</w:t>
            </w:r>
          </w:p>
        </w:tc>
        <w:tc>
          <w:tcPr>
            <w:tcW w:w="3173" w:type="dxa"/>
            <w:tcMar/>
          </w:tcPr>
          <w:p w:rsidR="00C12554" w:rsidP="00D653E5" w:rsidRDefault="00B74FB3" w14:paraId="1F022AA4" w14:textId="5C0B889B">
            <w:r>
              <w:t>Particle size; morphology; purity; stoichiometry; moisture; surface chemistry</w:t>
            </w:r>
          </w:p>
        </w:tc>
        <w:tc>
          <w:tcPr>
            <w:tcW w:w="4320" w:type="dxa"/>
            <w:tcMar/>
          </w:tcPr>
          <w:p w:rsidR="00C12554" w:rsidP="00D653E5" w:rsidRDefault="00B74FB3" w14:paraId="312A9DBC" w14:textId="420BF0F2">
            <w:r>
              <w:t>Sieving; laser diffraction; BET (gas adsorption, Brunauer–Emmett–Teller); XPS (X-ray photoelectron spectroscopy); ICP-MS (inductively coupled plasma mass spectrometry)</w:t>
            </w:r>
          </w:p>
        </w:tc>
      </w:tr>
      <w:tr w:rsidR="00B74FB3" w:rsidTr="260DC023" w14:paraId="22D5CFDB" w14:textId="77777777">
        <w:trPr>
          <w:trHeight w:val="413"/>
        </w:trPr>
        <w:tc>
          <w:tcPr>
            <w:tcW w:w="1451" w:type="dxa"/>
            <w:vMerge/>
            <w:tcMar/>
          </w:tcPr>
          <w:p w:rsidR="00B74FB3" w:rsidP="00D653E5" w:rsidRDefault="00B74FB3" w14:paraId="1E005043" w14:textId="77777777"/>
        </w:tc>
        <w:tc>
          <w:tcPr>
            <w:tcW w:w="2324" w:type="dxa"/>
            <w:vMerge w:val="restart"/>
            <w:tcMar/>
          </w:tcPr>
          <w:p w:rsidR="00B74FB3" w:rsidP="00B74FB3" w:rsidRDefault="00B74FB3" w14:paraId="6A284F1C" w14:textId="77777777">
            <w:r>
              <w:t>Primary Shaping</w:t>
            </w:r>
          </w:p>
          <w:p w:rsidR="00B74FB3" w:rsidP="00D653E5" w:rsidRDefault="00B74FB3" w14:paraId="0D13DF94" w14:textId="77777777"/>
        </w:tc>
        <w:tc>
          <w:tcPr>
            <w:tcW w:w="2340" w:type="dxa"/>
            <w:tcMar/>
          </w:tcPr>
          <w:p w:rsidR="00B74FB3" w:rsidP="00D653E5" w:rsidRDefault="00B74FB3" w14:paraId="4E74DDF2" w14:textId="73A46FDA">
            <w:r>
              <w:t>Casting &amp; molding</w:t>
            </w:r>
          </w:p>
        </w:tc>
        <w:tc>
          <w:tcPr>
            <w:tcW w:w="3173" w:type="dxa"/>
            <w:tcMar/>
          </w:tcPr>
          <w:p w:rsidR="00B74FB3" w:rsidP="00D653E5" w:rsidRDefault="00B74FB3" w14:paraId="74737B0E" w14:textId="35960B77">
            <w:r>
              <w:t>Pouring temperature; cooling rate; mold atmosphere; shrinkage</w:t>
            </w:r>
          </w:p>
        </w:tc>
        <w:tc>
          <w:tcPr>
            <w:tcW w:w="4320" w:type="dxa"/>
            <w:tcMar/>
          </w:tcPr>
          <w:p w:rsidR="00B74FB3" w:rsidP="00D653E5" w:rsidRDefault="00B74FB3" w14:paraId="0D44C8BE" w14:textId="6F78937E">
            <w:r>
              <w:t>Gravity/die casting; injection molding; RTM (resin transfer molding)</w:t>
            </w:r>
          </w:p>
        </w:tc>
      </w:tr>
      <w:tr w:rsidR="00C12554" w:rsidTr="260DC023" w14:paraId="34A4EC13" w14:textId="77777777">
        <w:tc>
          <w:tcPr>
            <w:tcW w:w="1451" w:type="dxa"/>
            <w:vMerge/>
            <w:tcMar/>
          </w:tcPr>
          <w:p w:rsidR="00C12554" w:rsidP="00D653E5" w:rsidRDefault="00C12554" w14:paraId="42C5A8B0" w14:textId="77777777"/>
        </w:tc>
        <w:tc>
          <w:tcPr>
            <w:tcW w:w="2324" w:type="dxa"/>
            <w:vMerge/>
            <w:tcMar/>
          </w:tcPr>
          <w:p w:rsidR="00C12554" w:rsidP="00D653E5" w:rsidRDefault="00C12554" w14:paraId="33E550D7" w14:textId="77777777"/>
        </w:tc>
        <w:tc>
          <w:tcPr>
            <w:tcW w:w="2340" w:type="dxa"/>
            <w:tcMar/>
          </w:tcPr>
          <w:p w:rsidR="00C12554" w:rsidP="00D653E5" w:rsidRDefault="00C12554" w14:paraId="7F5B06F7" w14:textId="77777777">
            <w:r>
              <w:t>Forming &amp; extrusion</w:t>
            </w:r>
          </w:p>
        </w:tc>
        <w:tc>
          <w:tcPr>
            <w:tcW w:w="3173" w:type="dxa"/>
            <w:tcMar/>
          </w:tcPr>
          <w:p w:rsidR="00C12554" w:rsidP="00D653E5" w:rsidRDefault="00C12554" w14:paraId="62274124" w14:textId="77777777">
            <w:r>
              <w:t>Extrusion temperature/pressure; draw ratio; strain</w:t>
            </w:r>
          </w:p>
        </w:tc>
        <w:tc>
          <w:tcPr>
            <w:tcW w:w="4320" w:type="dxa"/>
            <w:tcMar/>
          </w:tcPr>
          <w:p w:rsidR="00C12554" w:rsidP="00D653E5" w:rsidRDefault="00C12554" w14:paraId="16FAF565" w14:textId="77777777">
            <w:r>
              <w:t>Rolling; forging; extrusion</w:t>
            </w:r>
          </w:p>
        </w:tc>
      </w:tr>
      <w:tr w:rsidR="00C12554" w:rsidTr="260DC023" w14:paraId="5DF9D06D" w14:textId="77777777">
        <w:tc>
          <w:tcPr>
            <w:tcW w:w="1451" w:type="dxa"/>
            <w:vMerge/>
            <w:tcMar/>
          </w:tcPr>
          <w:p w:rsidR="00C12554" w:rsidP="00D653E5" w:rsidRDefault="00C12554" w14:paraId="36015A36" w14:textId="77777777"/>
        </w:tc>
        <w:tc>
          <w:tcPr>
            <w:tcW w:w="2324" w:type="dxa"/>
            <w:vMerge/>
            <w:tcMar/>
          </w:tcPr>
          <w:p w:rsidR="00C12554" w:rsidP="00D653E5" w:rsidRDefault="00C12554" w14:paraId="6CEEA421" w14:textId="77777777"/>
        </w:tc>
        <w:tc>
          <w:tcPr>
            <w:tcW w:w="2340" w:type="dxa"/>
            <w:tcMar/>
          </w:tcPr>
          <w:p w:rsidR="00C12554" w:rsidP="00D653E5" w:rsidRDefault="00C12554" w14:paraId="1A1B7004" w14:textId="77777777">
            <w:r>
              <w:t>Powder compaction</w:t>
            </w:r>
          </w:p>
        </w:tc>
        <w:tc>
          <w:tcPr>
            <w:tcW w:w="3173" w:type="dxa"/>
            <w:tcMar/>
          </w:tcPr>
          <w:p w:rsidR="00C12554" w:rsidP="00D653E5" w:rsidRDefault="00C12554" w14:paraId="29A4FDD4" w14:textId="77777777">
            <w:r>
              <w:t>Compaction pressure; green density; density uniformity; binder content</w:t>
            </w:r>
          </w:p>
        </w:tc>
        <w:tc>
          <w:tcPr>
            <w:tcW w:w="4320" w:type="dxa"/>
            <w:tcMar/>
          </w:tcPr>
          <w:p w:rsidR="00C12554" w:rsidP="00D653E5" w:rsidRDefault="00C12554" w14:paraId="39AA8695" w14:textId="77777777">
            <w:r>
              <w:t>Uniaxial pressing; CIP (cold isostatic pressing)</w:t>
            </w:r>
          </w:p>
        </w:tc>
      </w:tr>
      <w:tr w:rsidR="00C12554" w:rsidTr="260DC023" w14:paraId="36E2BA98" w14:textId="77777777">
        <w:tc>
          <w:tcPr>
            <w:tcW w:w="1451" w:type="dxa"/>
            <w:vMerge/>
            <w:tcMar/>
          </w:tcPr>
          <w:p w:rsidR="00C12554" w:rsidP="00D653E5" w:rsidRDefault="00C12554" w14:paraId="53BDDEAE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3614A76E" w14:textId="77777777">
            <w:r>
              <w:t>Consolidation</w:t>
            </w:r>
          </w:p>
          <w:p w:rsidR="00C12554" w:rsidP="00D653E5" w:rsidRDefault="00C12554" w14:paraId="51680838" w14:textId="77777777"/>
        </w:tc>
        <w:tc>
          <w:tcPr>
            <w:tcW w:w="2340" w:type="dxa"/>
            <w:tcMar/>
          </w:tcPr>
          <w:p w:rsidR="00C12554" w:rsidP="00D653E5" w:rsidRDefault="00C12554" w14:paraId="1F101D58" w14:textId="77777777">
            <w:r>
              <w:t>Sintering &amp; densification</w:t>
            </w:r>
          </w:p>
        </w:tc>
        <w:tc>
          <w:tcPr>
            <w:tcW w:w="3173" w:type="dxa"/>
            <w:tcMar/>
          </w:tcPr>
          <w:p w:rsidR="00C12554" w:rsidP="00D653E5" w:rsidRDefault="00C12554" w14:paraId="48427A02" w14:textId="77777777">
            <w:r>
              <w:t>Sintering temperature/time; atmosphere; shrinkage; relative density</w:t>
            </w:r>
          </w:p>
        </w:tc>
        <w:tc>
          <w:tcPr>
            <w:tcW w:w="4320" w:type="dxa"/>
            <w:tcMar/>
          </w:tcPr>
          <w:p w:rsidR="00C12554" w:rsidP="00D653E5" w:rsidRDefault="00C12554" w14:paraId="394F6BAE" w14:textId="77777777">
            <w:r>
              <w:t>Conventional furnace sintering; controlled-atmosphere sintering; microwave sintering</w:t>
            </w:r>
          </w:p>
        </w:tc>
      </w:tr>
      <w:tr w:rsidR="00C12554" w:rsidTr="260DC023" w14:paraId="14E80B6C" w14:textId="77777777">
        <w:tc>
          <w:tcPr>
            <w:tcW w:w="1451" w:type="dxa"/>
            <w:vMerge/>
            <w:tcMar/>
          </w:tcPr>
          <w:p w:rsidR="00C12554" w:rsidP="00D653E5" w:rsidRDefault="00C12554" w14:paraId="331D1E87" w14:textId="77777777"/>
        </w:tc>
        <w:tc>
          <w:tcPr>
            <w:tcW w:w="2324" w:type="dxa"/>
            <w:vMerge/>
            <w:tcMar/>
          </w:tcPr>
          <w:p w:rsidR="00C12554" w:rsidP="00D653E5" w:rsidRDefault="00C12554" w14:paraId="7F28FB8E" w14:textId="77777777"/>
        </w:tc>
        <w:tc>
          <w:tcPr>
            <w:tcW w:w="2340" w:type="dxa"/>
            <w:tcMar/>
          </w:tcPr>
          <w:p w:rsidR="00C12554" w:rsidP="00D653E5" w:rsidRDefault="00C12554" w14:paraId="6247609C" w14:textId="77777777">
            <w:r>
              <w:t>Pressure-assisted consolidation</w:t>
            </w:r>
          </w:p>
        </w:tc>
        <w:tc>
          <w:tcPr>
            <w:tcW w:w="3173" w:type="dxa"/>
            <w:tcMar/>
          </w:tcPr>
          <w:p w:rsidR="00C12554" w:rsidP="00D653E5" w:rsidRDefault="00C12554" w14:paraId="67521B68" w14:textId="77777777">
            <w:r>
              <w:t>Temperature–pressure–time profile; densification rate; grain growth indicators</w:t>
            </w:r>
          </w:p>
        </w:tc>
        <w:tc>
          <w:tcPr>
            <w:tcW w:w="4320" w:type="dxa"/>
            <w:tcMar/>
          </w:tcPr>
          <w:p w:rsidR="00C12554" w:rsidP="00D653E5" w:rsidRDefault="00C12554" w14:paraId="53F263B5" w14:textId="77777777">
            <w:r>
              <w:t>HP (hot pressing); HIP (hot isostatic pressing); SPS/FAST (spark plasma sintering/field-assisted sintering)</w:t>
            </w:r>
          </w:p>
        </w:tc>
      </w:tr>
      <w:tr w:rsidR="00C12554" w:rsidTr="260DC023" w14:paraId="67F49E41" w14:textId="77777777">
        <w:tc>
          <w:tcPr>
            <w:tcW w:w="1451" w:type="dxa"/>
            <w:vMerge/>
            <w:tcMar/>
          </w:tcPr>
          <w:p w:rsidR="00C12554" w:rsidP="00D653E5" w:rsidRDefault="00C12554" w14:paraId="250ADA98" w14:textId="77777777"/>
        </w:tc>
        <w:tc>
          <w:tcPr>
            <w:tcW w:w="2324" w:type="dxa"/>
            <w:vMerge/>
            <w:tcMar/>
          </w:tcPr>
          <w:p w:rsidR="00C12554" w:rsidP="00D653E5" w:rsidRDefault="00C12554" w14:paraId="2C70C114" w14:textId="77777777"/>
        </w:tc>
        <w:tc>
          <w:tcPr>
            <w:tcW w:w="2340" w:type="dxa"/>
            <w:tcMar/>
          </w:tcPr>
          <w:p w:rsidR="00C12554" w:rsidP="00D653E5" w:rsidRDefault="00C12554" w14:paraId="7CABD728" w14:textId="77777777">
            <w:r>
              <w:t>Melting &amp; solidification</w:t>
            </w:r>
          </w:p>
        </w:tc>
        <w:tc>
          <w:tcPr>
            <w:tcW w:w="3173" w:type="dxa"/>
            <w:tcMar/>
          </w:tcPr>
          <w:p w:rsidR="00C12554" w:rsidP="00D653E5" w:rsidRDefault="00C12554" w14:paraId="676A10E4" w14:textId="77777777">
            <w:r>
              <w:t>Solidification rate; thermal gradient; segregation index; superheat</w:t>
            </w:r>
          </w:p>
        </w:tc>
        <w:tc>
          <w:tcPr>
            <w:tcW w:w="4320" w:type="dxa"/>
            <w:tcMar/>
          </w:tcPr>
          <w:p w:rsidR="00C12554" w:rsidP="00D653E5" w:rsidRDefault="00C12554" w14:paraId="6B16E24D" w14:textId="77777777">
            <w:r>
              <w:t>Arc melting; induction melting; directional solidification; zone melting</w:t>
            </w:r>
          </w:p>
        </w:tc>
      </w:tr>
      <w:tr w:rsidR="00C12554" w:rsidTr="260DC023" w14:paraId="01552B53" w14:textId="77777777">
        <w:tc>
          <w:tcPr>
            <w:tcW w:w="1451" w:type="dxa"/>
            <w:vMerge/>
            <w:tcMar/>
          </w:tcPr>
          <w:p w:rsidR="00C12554" w:rsidP="00D653E5" w:rsidRDefault="00C12554" w14:paraId="2E680E3D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68F6FFD7" w14:textId="77777777">
            <w:r>
              <w:t>Surface &amp; Thin-film</w:t>
            </w:r>
          </w:p>
          <w:p w:rsidR="00C12554" w:rsidP="00D653E5" w:rsidRDefault="00C12554" w14:paraId="66C1D875" w14:textId="77777777"/>
        </w:tc>
        <w:tc>
          <w:tcPr>
            <w:tcW w:w="2340" w:type="dxa"/>
            <w:tcMar/>
          </w:tcPr>
          <w:p w:rsidR="00C12554" w:rsidP="00D653E5" w:rsidRDefault="00C12554" w14:paraId="3599FC49" w14:textId="77777777">
            <w:r>
              <w:t>Thermal &amp; kinetic spraying</w:t>
            </w:r>
          </w:p>
        </w:tc>
        <w:tc>
          <w:tcPr>
            <w:tcW w:w="3173" w:type="dxa"/>
            <w:tcMar/>
          </w:tcPr>
          <w:p w:rsidR="00C12554" w:rsidP="00D653E5" w:rsidRDefault="00C12554" w14:paraId="6F70590E" w14:textId="77777777">
            <w:r>
              <w:t>Coating thickness; porosity/density; bond strength indicators; deposition efficiency</w:t>
            </w:r>
          </w:p>
        </w:tc>
        <w:tc>
          <w:tcPr>
            <w:tcW w:w="4320" w:type="dxa"/>
            <w:tcMar/>
          </w:tcPr>
          <w:p w:rsidR="00C12554" w:rsidP="00D653E5" w:rsidRDefault="00C12554" w14:paraId="44155470" w14:textId="77777777">
            <w:r>
              <w:t>Thermal spray (plasma/flame/cold); HVOF (high-velocity oxy-fuel)</w:t>
            </w:r>
          </w:p>
        </w:tc>
      </w:tr>
      <w:tr w:rsidR="00C12554" w:rsidTr="260DC023" w14:paraId="52607456" w14:textId="77777777">
        <w:tc>
          <w:tcPr>
            <w:tcW w:w="1451" w:type="dxa"/>
            <w:vMerge/>
            <w:tcMar/>
          </w:tcPr>
          <w:p w:rsidR="00C12554" w:rsidP="00D653E5" w:rsidRDefault="00C12554" w14:paraId="3B6BD270" w14:textId="77777777"/>
        </w:tc>
        <w:tc>
          <w:tcPr>
            <w:tcW w:w="2324" w:type="dxa"/>
            <w:vMerge/>
            <w:tcMar/>
          </w:tcPr>
          <w:p w:rsidR="00C12554" w:rsidP="00D653E5" w:rsidRDefault="00C12554" w14:paraId="3274F0E0" w14:textId="77777777"/>
        </w:tc>
        <w:tc>
          <w:tcPr>
            <w:tcW w:w="2340" w:type="dxa"/>
            <w:tcMar/>
          </w:tcPr>
          <w:p w:rsidR="00C12554" w:rsidP="00D653E5" w:rsidRDefault="00C12554" w14:paraId="4B498CAD" w14:textId="77777777">
            <w:r>
              <w:t>Vapor deposition</w:t>
            </w:r>
          </w:p>
        </w:tc>
        <w:tc>
          <w:tcPr>
            <w:tcW w:w="3173" w:type="dxa"/>
            <w:tcMar/>
          </w:tcPr>
          <w:p w:rsidR="00C12554" w:rsidP="00D653E5" w:rsidRDefault="00C12554" w14:paraId="5FA6B7BD" w14:textId="77777777">
            <w:r>
              <w:t>Thickness; deposition rate; roughness; conformality</w:t>
            </w:r>
          </w:p>
        </w:tc>
        <w:tc>
          <w:tcPr>
            <w:tcW w:w="4320" w:type="dxa"/>
            <w:tcMar/>
          </w:tcPr>
          <w:p w:rsidR="00C12554" w:rsidP="00D653E5" w:rsidRDefault="00C12554" w14:paraId="19E3C745" w14:textId="77777777">
            <w:r>
              <w:t>PVD (physical vapor deposition); sputtering; CVD (chemical vapor deposition); ALD (atomic layer deposition)</w:t>
            </w:r>
          </w:p>
        </w:tc>
      </w:tr>
      <w:tr w:rsidR="00C12554" w:rsidTr="260DC023" w14:paraId="4C43D24D" w14:textId="77777777">
        <w:tc>
          <w:tcPr>
            <w:tcW w:w="1451" w:type="dxa"/>
            <w:vMerge/>
            <w:tcMar/>
          </w:tcPr>
          <w:p w:rsidR="00C12554" w:rsidP="00D653E5" w:rsidRDefault="00C12554" w14:paraId="595BF204" w14:textId="77777777"/>
        </w:tc>
        <w:tc>
          <w:tcPr>
            <w:tcW w:w="2324" w:type="dxa"/>
            <w:vMerge/>
            <w:tcMar/>
          </w:tcPr>
          <w:p w:rsidR="00C12554" w:rsidP="00D653E5" w:rsidRDefault="00C12554" w14:paraId="37605713" w14:textId="77777777"/>
        </w:tc>
        <w:tc>
          <w:tcPr>
            <w:tcW w:w="2340" w:type="dxa"/>
            <w:tcMar/>
          </w:tcPr>
          <w:p w:rsidR="00C12554" w:rsidP="00D653E5" w:rsidRDefault="00C12554" w14:paraId="05F942A8" w14:textId="77777777">
            <w:r>
              <w:t>Surface modification</w:t>
            </w:r>
          </w:p>
        </w:tc>
        <w:tc>
          <w:tcPr>
            <w:tcW w:w="3173" w:type="dxa"/>
            <w:tcMar/>
          </w:tcPr>
          <w:p w:rsidR="00C12554" w:rsidP="00D653E5" w:rsidRDefault="00C12554" w14:paraId="467ED6D6" w14:textId="77777777">
            <w:r>
              <w:t>Modified layer thickness; roughness; chemistry; implantation dose/energy</w:t>
            </w:r>
          </w:p>
        </w:tc>
        <w:tc>
          <w:tcPr>
            <w:tcW w:w="4320" w:type="dxa"/>
            <w:tcMar/>
          </w:tcPr>
          <w:p w:rsidR="00C12554" w:rsidP="00D653E5" w:rsidRDefault="00C12554" w14:paraId="0B04A53D" w14:textId="77777777">
            <w:r>
              <w:t>Plasma treatment; ion implantation; laser surface processing; anodization</w:t>
            </w:r>
          </w:p>
        </w:tc>
      </w:tr>
      <w:tr w:rsidR="00C12554" w:rsidTr="260DC023" w14:paraId="45D01302" w14:textId="77777777">
        <w:tc>
          <w:tcPr>
            <w:tcW w:w="1451" w:type="dxa"/>
            <w:vMerge/>
            <w:tcMar/>
          </w:tcPr>
          <w:p w:rsidR="00C12554" w:rsidP="00D653E5" w:rsidRDefault="00C12554" w14:paraId="60E7B634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3445C7C0" w14:textId="77777777">
            <w:r>
              <w:t>Additive Manufacturing</w:t>
            </w:r>
          </w:p>
          <w:p w:rsidR="00C12554" w:rsidP="00D653E5" w:rsidRDefault="00C12554" w14:paraId="740CE8F0" w14:textId="77777777"/>
        </w:tc>
        <w:tc>
          <w:tcPr>
            <w:tcW w:w="2340" w:type="dxa"/>
            <w:tcMar/>
          </w:tcPr>
          <w:p w:rsidR="00C12554" w:rsidP="00D653E5" w:rsidRDefault="00C12554" w14:paraId="2E513760" w14:textId="77777777">
            <w:r>
              <w:lastRenderedPageBreak/>
              <w:t>Layer-wise fabrication</w:t>
            </w:r>
          </w:p>
        </w:tc>
        <w:tc>
          <w:tcPr>
            <w:tcW w:w="3173" w:type="dxa"/>
            <w:tcMar/>
          </w:tcPr>
          <w:p w:rsidR="00C12554" w:rsidP="00D653E5" w:rsidRDefault="00C12554" w14:paraId="7CC61ED6" w14:textId="77777777">
            <w:r>
              <w:t>Energy input; scan strategy; hatch spacing; build orientation</w:t>
            </w:r>
          </w:p>
        </w:tc>
        <w:tc>
          <w:tcPr>
            <w:tcW w:w="4320" w:type="dxa"/>
            <w:tcMar/>
          </w:tcPr>
          <w:p w:rsidR="00C12554" w:rsidP="00D653E5" w:rsidRDefault="00C12554" w14:paraId="5799E416" w14:textId="77777777">
            <w:r>
              <w:t>PBF (powder bed fusion); DED (directed energy deposition); FDM (fused deposition modeling); vat photopolymerization</w:t>
            </w:r>
          </w:p>
        </w:tc>
      </w:tr>
      <w:tr w:rsidR="00C12554" w:rsidTr="260DC023" w14:paraId="0B04B1F3" w14:textId="77777777">
        <w:tc>
          <w:tcPr>
            <w:tcW w:w="1451" w:type="dxa"/>
            <w:vMerge/>
            <w:tcMar/>
          </w:tcPr>
          <w:p w:rsidR="00C12554" w:rsidP="00D653E5" w:rsidRDefault="00C12554" w14:paraId="5A760699" w14:textId="77777777"/>
        </w:tc>
        <w:tc>
          <w:tcPr>
            <w:tcW w:w="2324" w:type="dxa"/>
            <w:vMerge/>
            <w:tcMar/>
          </w:tcPr>
          <w:p w:rsidR="00C12554" w:rsidP="00D653E5" w:rsidRDefault="00C12554" w14:paraId="7CE7F15F" w14:textId="77777777"/>
        </w:tc>
        <w:tc>
          <w:tcPr>
            <w:tcW w:w="2340" w:type="dxa"/>
            <w:tcMar/>
          </w:tcPr>
          <w:p w:rsidR="00C12554" w:rsidP="00D653E5" w:rsidRDefault="00C12554" w14:paraId="6923C8E3" w14:textId="77777777">
            <w:r>
              <w:t>Process stability</w:t>
            </w:r>
          </w:p>
        </w:tc>
        <w:tc>
          <w:tcPr>
            <w:tcW w:w="3173" w:type="dxa"/>
            <w:tcMar/>
          </w:tcPr>
          <w:p w:rsidR="00C12554" w:rsidP="00D653E5" w:rsidRDefault="00C12554" w14:paraId="1CDEA494" w14:textId="77777777">
            <w:r>
              <w:t>Porosity fraction; lack-of-fusion index; spatter/instability indicators; repeatability</w:t>
            </w:r>
          </w:p>
        </w:tc>
        <w:tc>
          <w:tcPr>
            <w:tcW w:w="4320" w:type="dxa"/>
            <w:tcMar/>
          </w:tcPr>
          <w:p w:rsidR="00C12554" w:rsidP="00D653E5" w:rsidRDefault="00C12554" w14:paraId="245C7BC3" w14:textId="77777777">
            <w:r>
              <w:t>In-situ optical/IR monitoring; melt pool monitoring; post-build XCT (X-ray computed tomography); SPC (statistical process control)</w:t>
            </w:r>
          </w:p>
        </w:tc>
      </w:tr>
      <w:tr w:rsidR="00C12554" w:rsidTr="260DC023" w14:paraId="61DB490C" w14:textId="77777777">
        <w:tc>
          <w:tcPr>
            <w:tcW w:w="1451" w:type="dxa"/>
            <w:vMerge/>
            <w:tcMar/>
          </w:tcPr>
          <w:p w:rsidR="00C12554" w:rsidP="00D653E5" w:rsidRDefault="00C12554" w14:paraId="4E2B5D0A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709D3773" w14:textId="77777777">
            <w:r>
              <w:t>Joining &amp; Assembly</w:t>
            </w:r>
          </w:p>
          <w:p w:rsidR="00C12554" w:rsidP="00D653E5" w:rsidRDefault="00C12554" w14:paraId="5A65296B" w14:textId="77777777"/>
        </w:tc>
        <w:tc>
          <w:tcPr>
            <w:tcW w:w="2340" w:type="dxa"/>
            <w:tcMar/>
          </w:tcPr>
          <w:p w:rsidR="00C12554" w:rsidP="00D653E5" w:rsidRDefault="00C12554" w14:paraId="75F2C469" w14:textId="77777777">
            <w:r>
              <w:t>Thermal &amp; solid-state joining</w:t>
            </w:r>
          </w:p>
        </w:tc>
        <w:tc>
          <w:tcPr>
            <w:tcW w:w="3173" w:type="dxa"/>
            <w:tcMar/>
          </w:tcPr>
          <w:p w:rsidR="00C12554" w:rsidP="00D653E5" w:rsidRDefault="00C12554" w14:paraId="7D65E87A" w14:textId="77777777">
            <w:r>
              <w:t>Heat input; weld pool geometry; HAZ width; joint efficiency indicators</w:t>
            </w:r>
          </w:p>
        </w:tc>
        <w:tc>
          <w:tcPr>
            <w:tcW w:w="4320" w:type="dxa"/>
            <w:tcMar/>
          </w:tcPr>
          <w:p w:rsidR="00C12554" w:rsidP="00D653E5" w:rsidRDefault="00C12554" w14:paraId="499485BC" w14:textId="77777777">
            <w:r>
              <w:t>Arc/laser welding; brazing/soldering; friction stir welding; ultrasonic welding</w:t>
            </w:r>
          </w:p>
        </w:tc>
      </w:tr>
      <w:tr w:rsidR="00C12554" w:rsidTr="260DC023" w14:paraId="36FCDDA0" w14:textId="77777777">
        <w:tc>
          <w:tcPr>
            <w:tcW w:w="1451" w:type="dxa"/>
            <w:vMerge/>
            <w:tcMar/>
          </w:tcPr>
          <w:p w:rsidR="00C12554" w:rsidP="00D653E5" w:rsidRDefault="00C12554" w14:paraId="348E43B3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0C80AE9" w14:textId="77777777"/>
        </w:tc>
        <w:tc>
          <w:tcPr>
            <w:tcW w:w="2340" w:type="dxa"/>
            <w:tcMar/>
          </w:tcPr>
          <w:p w:rsidR="00C12554" w:rsidP="00D653E5" w:rsidRDefault="00C12554" w14:paraId="2557612A" w14:textId="77777777">
            <w:r>
              <w:t>Adhesive &amp; hybrid joining</w:t>
            </w:r>
          </w:p>
        </w:tc>
        <w:tc>
          <w:tcPr>
            <w:tcW w:w="3173" w:type="dxa"/>
            <w:tcMar/>
          </w:tcPr>
          <w:p w:rsidR="00C12554" w:rsidP="00D653E5" w:rsidRDefault="00C12554" w14:paraId="24375DE7" w14:textId="77777777">
            <w:r>
              <w:t>Cure cycle; bondline thickness; shear strength</w:t>
            </w:r>
          </w:p>
        </w:tc>
        <w:tc>
          <w:tcPr>
            <w:tcW w:w="4320" w:type="dxa"/>
            <w:tcMar/>
          </w:tcPr>
          <w:p w:rsidR="00C12554" w:rsidP="00D653E5" w:rsidRDefault="00C12554" w14:paraId="7B1A31FE" w14:textId="77777777">
            <w:r>
              <w:t>Structural adhesive bonding; hybrid joints; mechanical fastening + adhesive</w:t>
            </w:r>
          </w:p>
        </w:tc>
      </w:tr>
      <w:tr w:rsidR="00C12554" w:rsidTr="260DC023" w14:paraId="3D3B186A" w14:textId="77777777">
        <w:tc>
          <w:tcPr>
            <w:tcW w:w="1451" w:type="dxa"/>
            <w:vMerge/>
            <w:tcMar/>
          </w:tcPr>
          <w:p w:rsidR="00C12554" w:rsidP="00D653E5" w:rsidRDefault="00C12554" w14:paraId="1DCF22D0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2E773751" w14:textId="77777777">
            <w:r>
              <w:t>Nano-structuring</w:t>
            </w:r>
          </w:p>
          <w:p w:rsidR="00C12554" w:rsidP="00D653E5" w:rsidRDefault="00C12554" w14:paraId="2E91E948" w14:textId="77777777"/>
        </w:tc>
        <w:tc>
          <w:tcPr>
            <w:tcW w:w="2340" w:type="dxa"/>
            <w:tcMar/>
          </w:tcPr>
          <w:p w:rsidR="00C12554" w:rsidP="00D653E5" w:rsidRDefault="00C12554" w14:paraId="2EAF343E" w14:textId="77777777">
            <w:r>
              <w:t>Bottom-up synthesis</w:t>
            </w:r>
          </w:p>
        </w:tc>
        <w:tc>
          <w:tcPr>
            <w:tcW w:w="3173" w:type="dxa"/>
            <w:tcMar/>
          </w:tcPr>
          <w:p w:rsidR="00C12554" w:rsidP="00D653E5" w:rsidRDefault="00C12554" w14:paraId="1273F423" w14:textId="77777777">
            <w:r>
              <w:t>Particle size distribution; shape anisotropy; yield; colloidal stability</w:t>
            </w:r>
          </w:p>
        </w:tc>
        <w:tc>
          <w:tcPr>
            <w:tcW w:w="4320" w:type="dxa"/>
            <w:tcMar/>
          </w:tcPr>
          <w:p w:rsidR="00C12554" w:rsidP="00D653E5" w:rsidRDefault="00C12554" w14:paraId="05698C61" w14:textId="77777777">
            <w:r>
              <w:t>Hydrothermal/solvothermal synthesis; chemical reduction; CVD growth; electrodeposition</w:t>
            </w:r>
          </w:p>
        </w:tc>
      </w:tr>
      <w:tr w:rsidR="00C12554" w:rsidTr="260DC023" w14:paraId="696D217F" w14:textId="77777777">
        <w:tc>
          <w:tcPr>
            <w:tcW w:w="1451" w:type="dxa"/>
            <w:vMerge/>
            <w:tcMar/>
          </w:tcPr>
          <w:p w:rsidR="00C12554" w:rsidP="00D653E5" w:rsidRDefault="00C12554" w14:paraId="1F2476AC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4E967FE" w14:textId="77777777"/>
        </w:tc>
        <w:tc>
          <w:tcPr>
            <w:tcW w:w="2340" w:type="dxa"/>
            <w:tcMar/>
          </w:tcPr>
          <w:p w:rsidR="00C12554" w:rsidP="00D653E5" w:rsidRDefault="00C12554" w14:paraId="19476E5E" w14:textId="77777777">
            <w:r>
              <w:t>Top-down structuring</w:t>
            </w:r>
          </w:p>
        </w:tc>
        <w:tc>
          <w:tcPr>
            <w:tcW w:w="3173" w:type="dxa"/>
            <w:tcMar/>
          </w:tcPr>
          <w:p w:rsidR="00C12554" w:rsidP="00D653E5" w:rsidRDefault="00C12554" w14:paraId="6461BF9F" w14:textId="77777777">
            <w:r>
              <w:t>Feature size; pattern fidelity; etch rate; damage/HAZ</w:t>
            </w:r>
          </w:p>
        </w:tc>
        <w:tc>
          <w:tcPr>
            <w:tcW w:w="4320" w:type="dxa"/>
            <w:tcMar/>
          </w:tcPr>
          <w:p w:rsidR="00C12554" w:rsidP="00D653E5" w:rsidRDefault="00C12554" w14:paraId="15012ECD" w14:textId="77777777">
            <w:r>
              <w:t>Lithography; etching; FIB (focused ion beam); laser micromachining</w:t>
            </w:r>
          </w:p>
        </w:tc>
      </w:tr>
      <w:tr w:rsidR="00C12554" w:rsidTr="260DC023" w14:paraId="3DC92F90" w14:textId="77777777">
        <w:tc>
          <w:tcPr>
            <w:tcW w:w="1451" w:type="dxa"/>
            <w:vMerge/>
            <w:tcMar/>
          </w:tcPr>
          <w:p w:rsidR="00C12554" w:rsidP="00D653E5" w:rsidRDefault="00C12554" w14:paraId="1AAAF9BA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2C3B2053" w14:textId="77777777">
            <w:r>
              <w:t>Finishing &amp; Circularity</w:t>
            </w:r>
          </w:p>
          <w:p w:rsidR="00C12554" w:rsidP="00D653E5" w:rsidRDefault="00C12554" w14:paraId="7353DC20" w14:textId="77777777"/>
        </w:tc>
        <w:tc>
          <w:tcPr>
            <w:tcW w:w="2340" w:type="dxa"/>
            <w:tcMar/>
          </w:tcPr>
          <w:p w:rsidR="00C12554" w:rsidP="00D653E5" w:rsidRDefault="00C12554" w14:paraId="7330BEDE" w14:textId="77777777">
            <w:r>
              <w:t>Machining &amp; finishing</w:t>
            </w:r>
          </w:p>
        </w:tc>
        <w:tc>
          <w:tcPr>
            <w:tcW w:w="3173" w:type="dxa"/>
            <w:tcMar/>
          </w:tcPr>
          <w:p w:rsidR="00C12554" w:rsidP="00D653E5" w:rsidRDefault="00C12554" w14:paraId="3017459B" w14:textId="77777777">
            <w:r>
              <w:t>Surface roughness; dimensional tolerance; burr/edge indicators</w:t>
            </w:r>
          </w:p>
        </w:tc>
        <w:tc>
          <w:tcPr>
            <w:tcW w:w="4320" w:type="dxa"/>
            <w:tcMar/>
          </w:tcPr>
          <w:p w:rsidR="00C12554" w:rsidP="00D653E5" w:rsidRDefault="00C12554" w14:paraId="07D62800" w14:textId="77777777">
            <w:r>
              <w:t>CNC machining (milling/turning/drilling); grinding; polishing; EDM (electrical discharge machining)</w:t>
            </w:r>
          </w:p>
        </w:tc>
      </w:tr>
      <w:tr w:rsidR="00C12554" w:rsidTr="260DC023" w14:paraId="614B9E99" w14:textId="77777777">
        <w:tc>
          <w:tcPr>
            <w:tcW w:w="1451" w:type="dxa"/>
            <w:vMerge/>
            <w:tcMar/>
          </w:tcPr>
          <w:p w:rsidR="00C12554" w:rsidP="00D653E5" w:rsidRDefault="00C12554" w14:paraId="6A327D8D" w14:textId="77777777"/>
        </w:tc>
        <w:tc>
          <w:tcPr>
            <w:tcW w:w="2324" w:type="dxa"/>
            <w:vMerge/>
            <w:tcMar/>
          </w:tcPr>
          <w:p w:rsidR="00C12554" w:rsidP="00D653E5" w:rsidRDefault="00C12554" w14:paraId="2E078D0D" w14:textId="77777777"/>
        </w:tc>
        <w:tc>
          <w:tcPr>
            <w:tcW w:w="2340" w:type="dxa"/>
            <w:tcMar/>
          </w:tcPr>
          <w:p w:rsidR="00C12554" w:rsidP="00D653E5" w:rsidRDefault="00C12554" w14:paraId="72BAE4BE" w14:textId="77777777">
            <w:r>
              <w:t>Recycling &amp; recovery</w:t>
            </w:r>
          </w:p>
        </w:tc>
        <w:tc>
          <w:tcPr>
            <w:tcW w:w="3173" w:type="dxa"/>
            <w:tcMar/>
          </w:tcPr>
          <w:p w:rsidR="00C12554" w:rsidP="00D653E5" w:rsidRDefault="00C12554" w14:paraId="06E62FA2" w14:textId="77777777">
            <w:r>
              <w:t>Recovery efficiency; contamination level; recyclate morphology</w:t>
            </w:r>
          </w:p>
        </w:tc>
        <w:tc>
          <w:tcPr>
            <w:tcW w:w="4320" w:type="dxa"/>
            <w:tcMar/>
          </w:tcPr>
          <w:p w:rsidR="00C12554" w:rsidP="00D653E5" w:rsidRDefault="00C12554" w14:paraId="47BE0ED3" w14:textId="77777777">
            <w:r>
              <w:t>Mechanical separation; solvent extraction; hydrometallurgy/pyrometallurgy (where applicable)</w:t>
            </w:r>
          </w:p>
        </w:tc>
      </w:tr>
      <w:tr w:rsidR="00C12554" w:rsidTr="260DC023" w14:paraId="209CB034" w14:textId="77777777">
        <w:tc>
          <w:tcPr>
            <w:tcW w:w="1451" w:type="dxa"/>
            <w:vMerge w:val="restart"/>
            <w:tcMar/>
          </w:tcPr>
          <w:p w:rsidR="00C12554" w:rsidP="00D653E5" w:rsidRDefault="00C12554" w14:paraId="2D104DA4" w14:textId="77777777">
            <w:r>
              <w:t>Design &amp; discovery</w:t>
            </w:r>
          </w:p>
          <w:p w:rsidR="00C12554" w:rsidP="00D653E5" w:rsidRDefault="00C12554" w14:paraId="657F624B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62EACFA7" w14:textId="77777777">
            <w:r>
              <w:lastRenderedPageBreak/>
              <w:t>Quantum &amp; Atomistic</w:t>
            </w:r>
          </w:p>
          <w:p w:rsidR="00C12554" w:rsidP="00D653E5" w:rsidRDefault="00C12554" w14:paraId="652D35E6" w14:textId="77777777"/>
        </w:tc>
        <w:tc>
          <w:tcPr>
            <w:tcW w:w="2340" w:type="dxa"/>
            <w:tcMar/>
          </w:tcPr>
          <w:p w:rsidR="00C12554" w:rsidP="00D653E5" w:rsidRDefault="00C12554" w14:paraId="1279988A" w14:textId="77777777">
            <w:r>
              <w:lastRenderedPageBreak/>
              <w:t>Electronic structure</w:t>
            </w:r>
          </w:p>
        </w:tc>
        <w:tc>
          <w:tcPr>
            <w:tcW w:w="3173" w:type="dxa"/>
            <w:tcMar/>
          </w:tcPr>
          <w:p w:rsidR="00C12554" w:rsidP="00D653E5" w:rsidRDefault="00C12554" w14:paraId="5DDDB3C2" w14:textId="77777777">
            <w:r>
              <w:t>Total/formation energy; band structure; DOS; work function</w:t>
            </w:r>
          </w:p>
        </w:tc>
        <w:tc>
          <w:tcPr>
            <w:tcW w:w="4320" w:type="dxa"/>
            <w:tcMar/>
          </w:tcPr>
          <w:p w:rsidR="00C12554" w:rsidP="00D653E5" w:rsidRDefault="00C12554" w14:paraId="1D45FA36" w14:textId="77777777">
            <w:r>
              <w:t>DFT (density functional theory); DFT+U; hybrid DFT</w:t>
            </w:r>
          </w:p>
        </w:tc>
      </w:tr>
      <w:tr w:rsidR="00C12554" w:rsidTr="260DC023" w14:paraId="71E546F9" w14:textId="77777777">
        <w:tc>
          <w:tcPr>
            <w:tcW w:w="1451" w:type="dxa"/>
            <w:vMerge/>
            <w:tcMar/>
          </w:tcPr>
          <w:p w:rsidR="00C12554" w:rsidP="00D653E5" w:rsidRDefault="00C12554" w14:paraId="3620726A" w14:textId="77777777"/>
        </w:tc>
        <w:tc>
          <w:tcPr>
            <w:tcW w:w="2324" w:type="dxa"/>
            <w:vMerge/>
            <w:tcMar/>
          </w:tcPr>
          <w:p w:rsidR="00C12554" w:rsidP="00D653E5" w:rsidRDefault="00C12554" w14:paraId="15D216D7" w14:textId="77777777"/>
        </w:tc>
        <w:tc>
          <w:tcPr>
            <w:tcW w:w="2340" w:type="dxa"/>
            <w:tcMar/>
          </w:tcPr>
          <w:p w:rsidR="00C12554" w:rsidP="00D653E5" w:rsidRDefault="00C12554" w14:paraId="37C2F0C6" w14:textId="77777777">
            <w:r>
              <w:t>Atomistic dynamics</w:t>
            </w:r>
          </w:p>
        </w:tc>
        <w:tc>
          <w:tcPr>
            <w:tcW w:w="3173" w:type="dxa"/>
            <w:tcMar/>
          </w:tcPr>
          <w:p w:rsidR="00C12554" w:rsidP="00D653E5" w:rsidRDefault="00C12554" w14:paraId="4C9BBE63" w14:textId="77777777">
            <w:r>
              <w:t>Diffusion coefficient; MSD; RDF; viscosity</w:t>
            </w:r>
          </w:p>
        </w:tc>
        <w:tc>
          <w:tcPr>
            <w:tcW w:w="4320" w:type="dxa"/>
            <w:tcMar/>
          </w:tcPr>
          <w:p w:rsidR="00C12554" w:rsidP="00D653E5" w:rsidRDefault="00C12554" w14:paraId="0DE3A95F" w14:textId="77777777">
            <w:r>
              <w:t>MD (molecular dynamics); AIMD (ab initio molecular dynamics)</w:t>
            </w:r>
          </w:p>
        </w:tc>
      </w:tr>
      <w:tr w:rsidR="00C12554" w:rsidTr="260DC023" w14:paraId="022F5F71" w14:textId="77777777">
        <w:tc>
          <w:tcPr>
            <w:tcW w:w="1451" w:type="dxa"/>
            <w:vMerge/>
            <w:tcMar/>
          </w:tcPr>
          <w:p w:rsidR="00C12554" w:rsidP="00D653E5" w:rsidRDefault="00C12554" w14:paraId="03E0B7C5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EF6B70A" w14:textId="77777777"/>
        </w:tc>
        <w:tc>
          <w:tcPr>
            <w:tcW w:w="2340" w:type="dxa"/>
            <w:tcMar/>
          </w:tcPr>
          <w:p w:rsidR="00C12554" w:rsidP="00D653E5" w:rsidRDefault="00C12554" w14:paraId="39D8D67F" w14:textId="77777777">
            <w:r>
              <w:t>Defect &amp; reaction kinetics</w:t>
            </w:r>
          </w:p>
        </w:tc>
        <w:tc>
          <w:tcPr>
            <w:tcW w:w="3173" w:type="dxa"/>
            <w:tcMar/>
          </w:tcPr>
          <w:p w:rsidR="00C12554" w:rsidP="00D653E5" w:rsidRDefault="00C12554" w14:paraId="4EA99423" w14:textId="77777777">
            <w:r>
              <w:t>Defect formation energies; migration barriers; rate constants</w:t>
            </w:r>
          </w:p>
        </w:tc>
        <w:tc>
          <w:tcPr>
            <w:tcW w:w="4320" w:type="dxa"/>
            <w:tcMar/>
          </w:tcPr>
          <w:p w:rsidR="00C12554" w:rsidP="00D653E5" w:rsidRDefault="00C12554" w14:paraId="5AA4DFED" w14:textId="77777777">
            <w:r>
              <w:t>Supercell defect calculations; NEB (nudged elastic band); transition-state search</w:t>
            </w:r>
          </w:p>
        </w:tc>
      </w:tr>
      <w:tr w:rsidR="00C12554" w:rsidTr="260DC023" w14:paraId="27B2451E" w14:textId="77777777">
        <w:tc>
          <w:tcPr>
            <w:tcW w:w="1451" w:type="dxa"/>
            <w:vMerge/>
            <w:tcMar/>
          </w:tcPr>
          <w:p w:rsidR="00C12554" w:rsidP="00D653E5" w:rsidRDefault="00C12554" w14:paraId="6E6D2B71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6D28937F" w14:textId="77777777">
            <w:r>
              <w:t>Thermodynamics</w:t>
            </w:r>
          </w:p>
          <w:p w:rsidR="00C12554" w:rsidP="00D653E5" w:rsidRDefault="00C12554" w14:paraId="48AF733C" w14:textId="77777777"/>
        </w:tc>
        <w:tc>
          <w:tcPr>
            <w:tcW w:w="2340" w:type="dxa"/>
            <w:tcMar/>
          </w:tcPr>
          <w:p w:rsidR="00C12554" w:rsidP="00D653E5" w:rsidRDefault="00C12554" w14:paraId="0DE4A7A1" w14:textId="77777777">
            <w:r>
              <w:t>Phase stability</w:t>
            </w:r>
          </w:p>
        </w:tc>
        <w:tc>
          <w:tcPr>
            <w:tcW w:w="3173" w:type="dxa"/>
            <w:tcMar/>
          </w:tcPr>
          <w:p w:rsidR="00C12554" w:rsidP="00D653E5" w:rsidRDefault="00C12554" w14:paraId="17FF955F" w14:textId="77777777">
            <w:r>
              <w:t>Phase boundaries; phase fractions; stability regions; energy above hull</w:t>
            </w:r>
          </w:p>
        </w:tc>
        <w:tc>
          <w:tcPr>
            <w:tcW w:w="4320" w:type="dxa"/>
            <w:tcMar/>
          </w:tcPr>
          <w:p w:rsidR="00C12554" w:rsidP="00D653E5" w:rsidRDefault="00C12554" w14:paraId="431214BC" w14:textId="77777777">
            <w:r>
              <w:t>CALPHAD (calculation of phase diagrams); high-throughput DFT screening</w:t>
            </w:r>
          </w:p>
        </w:tc>
      </w:tr>
      <w:tr w:rsidR="00C12554" w:rsidTr="260DC023" w14:paraId="20D20BB9" w14:textId="77777777">
        <w:tc>
          <w:tcPr>
            <w:tcW w:w="1451" w:type="dxa"/>
            <w:vMerge/>
            <w:tcMar/>
          </w:tcPr>
          <w:p w:rsidR="00C12554" w:rsidP="00D653E5" w:rsidRDefault="00C12554" w14:paraId="7D125B0C" w14:textId="77777777"/>
        </w:tc>
        <w:tc>
          <w:tcPr>
            <w:tcW w:w="2324" w:type="dxa"/>
            <w:vMerge/>
            <w:tcMar/>
          </w:tcPr>
          <w:p w:rsidR="00C12554" w:rsidP="00D653E5" w:rsidRDefault="00C12554" w14:paraId="443BE2AE" w14:textId="77777777"/>
        </w:tc>
        <w:tc>
          <w:tcPr>
            <w:tcW w:w="2340" w:type="dxa"/>
            <w:tcMar/>
          </w:tcPr>
          <w:p w:rsidR="00C12554" w:rsidP="00D653E5" w:rsidRDefault="00C12554" w14:paraId="487408D9" w14:textId="77777777">
            <w:r>
              <w:t>Microstructure kinetics</w:t>
            </w:r>
          </w:p>
        </w:tc>
        <w:tc>
          <w:tcPr>
            <w:tcW w:w="3173" w:type="dxa"/>
            <w:tcMar/>
          </w:tcPr>
          <w:p w:rsidR="00C12554" w:rsidP="00D653E5" w:rsidRDefault="00C12554" w14:paraId="26844C4B" w14:textId="77777777">
            <w:r>
              <w:t>Predicted size distributions vs time; coarsening rates; number density evolution</w:t>
            </w:r>
          </w:p>
        </w:tc>
        <w:tc>
          <w:tcPr>
            <w:tcW w:w="4320" w:type="dxa"/>
            <w:tcMar/>
          </w:tcPr>
          <w:p w:rsidR="00C12554" w:rsidP="00D653E5" w:rsidRDefault="00C12554" w14:paraId="3C6F9C75" w14:textId="77777777">
            <w:r>
              <w:t>Precipitation/coarsening models; phase-field simulations</w:t>
            </w:r>
          </w:p>
        </w:tc>
      </w:tr>
      <w:tr w:rsidR="00C12554" w:rsidTr="260DC023" w14:paraId="5E73DE50" w14:textId="77777777">
        <w:tc>
          <w:tcPr>
            <w:tcW w:w="1451" w:type="dxa"/>
            <w:vMerge/>
            <w:tcMar/>
          </w:tcPr>
          <w:p w:rsidR="00C12554" w:rsidP="00D653E5" w:rsidRDefault="00C12554" w14:paraId="35187C2B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07604DCC" w14:textId="77777777">
            <w:r>
              <w:t>Continuum &amp; Process</w:t>
            </w:r>
          </w:p>
          <w:p w:rsidR="00C12554" w:rsidP="00D653E5" w:rsidRDefault="00C12554" w14:paraId="14954C3A" w14:textId="77777777"/>
        </w:tc>
        <w:tc>
          <w:tcPr>
            <w:tcW w:w="2340" w:type="dxa"/>
            <w:tcMar/>
          </w:tcPr>
          <w:p w:rsidR="00C12554" w:rsidP="00D653E5" w:rsidRDefault="00C12554" w14:paraId="3E99FAA1" w14:textId="77777777">
            <w:r>
              <w:t>Multi-scale response</w:t>
            </w:r>
          </w:p>
        </w:tc>
        <w:tc>
          <w:tcPr>
            <w:tcW w:w="3173" w:type="dxa"/>
            <w:tcMar/>
          </w:tcPr>
          <w:p w:rsidR="00C12554" w:rsidP="00D653E5" w:rsidRDefault="00C12554" w14:paraId="3430B6C0" w14:textId="77777777">
            <w:r>
              <w:t>Stress–strain fields; residual stress; damage indicators</w:t>
            </w:r>
          </w:p>
        </w:tc>
        <w:tc>
          <w:tcPr>
            <w:tcW w:w="4320" w:type="dxa"/>
            <w:tcMar/>
          </w:tcPr>
          <w:p w:rsidR="00C12554" w:rsidP="00D653E5" w:rsidRDefault="00C12554" w14:paraId="4BDFA96F" w14:textId="77777777">
            <w:r>
              <w:t>FEA (finite element analysis); CPFE (crystal plasticity finite element analysis)</w:t>
            </w:r>
          </w:p>
        </w:tc>
      </w:tr>
      <w:tr w:rsidR="00C12554" w:rsidTr="260DC023" w14:paraId="16607343" w14:textId="77777777">
        <w:tc>
          <w:tcPr>
            <w:tcW w:w="1451" w:type="dxa"/>
            <w:vMerge/>
            <w:tcMar/>
          </w:tcPr>
          <w:p w:rsidR="00C12554" w:rsidP="00D653E5" w:rsidRDefault="00C12554" w14:paraId="1E249ED9" w14:textId="77777777"/>
        </w:tc>
        <w:tc>
          <w:tcPr>
            <w:tcW w:w="2324" w:type="dxa"/>
            <w:vMerge/>
            <w:tcMar/>
          </w:tcPr>
          <w:p w:rsidR="00C12554" w:rsidP="00D653E5" w:rsidRDefault="00C12554" w14:paraId="7DEEA100" w14:textId="77777777"/>
        </w:tc>
        <w:tc>
          <w:tcPr>
            <w:tcW w:w="2340" w:type="dxa"/>
            <w:tcMar/>
          </w:tcPr>
          <w:p w:rsidR="00C12554" w:rsidP="00D653E5" w:rsidRDefault="00C12554" w14:paraId="46A389B7" w14:textId="77777777">
            <w:r>
              <w:t>Process–structure links</w:t>
            </w:r>
          </w:p>
        </w:tc>
        <w:tc>
          <w:tcPr>
            <w:tcW w:w="3173" w:type="dxa"/>
            <w:tcMar/>
          </w:tcPr>
          <w:p w:rsidR="00C12554" w:rsidP="00D653E5" w:rsidRDefault="00C12554" w14:paraId="0AE7101E" w14:textId="77777777">
            <w:r>
              <w:t>Thermal histories; cooling rates; predicted porosity risk; solidification metrics</w:t>
            </w:r>
          </w:p>
        </w:tc>
        <w:tc>
          <w:tcPr>
            <w:tcW w:w="4320" w:type="dxa"/>
            <w:tcMar/>
          </w:tcPr>
          <w:p w:rsidR="00C12554" w:rsidP="00D653E5" w:rsidRDefault="00C12554" w14:paraId="5D62122F" w14:textId="77777777">
            <w:r>
              <w:t>Solidification modeling; thermo-mechanical process simulation; AM thermal models</w:t>
            </w:r>
          </w:p>
        </w:tc>
      </w:tr>
      <w:tr w:rsidR="00C12554" w:rsidTr="260DC023" w14:paraId="62A0AA24" w14:textId="77777777">
        <w:tc>
          <w:tcPr>
            <w:tcW w:w="1451" w:type="dxa"/>
            <w:vMerge/>
            <w:tcMar/>
          </w:tcPr>
          <w:p w:rsidR="00C12554" w:rsidP="00D653E5" w:rsidRDefault="00C12554" w14:paraId="0D32912F" w14:textId="77777777"/>
        </w:tc>
        <w:tc>
          <w:tcPr>
            <w:tcW w:w="2324" w:type="dxa"/>
            <w:vMerge w:val="restart"/>
            <w:tcMar/>
          </w:tcPr>
          <w:p w:rsidR="00C12554" w:rsidP="00D653E5" w:rsidRDefault="00C12554" w14:paraId="67F86242" w14:textId="77777777">
            <w:r>
              <w:t>Materials Informatics</w:t>
            </w:r>
          </w:p>
          <w:p w:rsidR="00C12554" w:rsidP="00D653E5" w:rsidRDefault="00C12554" w14:paraId="3EDE61EE" w14:textId="77777777"/>
        </w:tc>
        <w:tc>
          <w:tcPr>
            <w:tcW w:w="2340" w:type="dxa"/>
            <w:tcMar/>
          </w:tcPr>
          <w:p w:rsidR="00C12554" w:rsidP="00D653E5" w:rsidRDefault="00C12554" w14:paraId="745FCD23" w14:textId="77777777">
            <w:r>
              <w:t>Data curation</w:t>
            </w:r>
          </w:p>
        </w:tc>
        <w:tc>
          <w:tcPr>
            <w:tcW w:w="3173" w:type="dxa"/>
            <w:tcMar/>
          </w:tcPr>
          <w:p w:rsidR="00C12554" w:rsidP="00D653E5" w:rsidRDefault="00C12554" w14:paraId="1A4DA437" w14:textId="77777777">
            <w:r>
              <w:t>Dataset scope; schema/ontology mapping; provenance; versioning</w:t>
            </w:r>
          </w:p>
        </w:tc>
        <w:tc>
          <w:tcPr>
            <w:tcW w:w="4320" w:type="dxa"/>
            <w:tcMar/>
          </w:tcPr>
          <w:p w:rsidR="00C12554" w:rsidP="00D653E5" w:rsidRDefault="00C12554" w14:paraId="2FA1860F" w14:textId="30C71B93">
            <w:r>
              <w:t>ETL</w:t>
            </w:r>
            <w:r w:rsidR="000B5292">
              <w:t xml:space="preserve"> (</w:t>
            </w:r>
            <w:r w:rsidRPr="000B5292" w:rsidR="000B5292">
              <w:t>Extract, Transform, Load</w:t>
            </w:r>
            <w:r w:rsidR="000B5292">
              <w:t>)</w:t>
            </w:r>
            <w:r>
              <w:t xml:space="preserve"> pipelines; metadata schema mapping; controlled vocabularies/ontologies</w:t>
            </w:r>
          </w:p>
        </w:tc>
      </w:tr>
      <w:tr w:rsidR="00C12554" w:rsidTr="260DC023" w14:paraId="6A5CA263" w14:textId="77777777">
        <w:tc>
          <w:tcPr>
            <w:tcW w:w="1451" w:type="dxa"/>
            <w:vMerge/>
            <w:tcMar/>
          </w:tcPr>
          <w:p w:rsidR="00C12554" w:rsidP="00D653E5" w:rsidRDefault="00C12554" w14:paraId="48AC05DD" w14:textId="77777777"/>
        </w:tc>
        <w:tc>
          <w:tcPr>
            <w:tcW w:w="2324" w:type="dxa"/>
            <w:vMerge/>
            <w:tcMar/>
          </w:tcPr>
          <w:p w:rsidR="00C12554" w:rsidP="00D653E5" w:rsidRDefault="00C12554" w14:paraId="0A69C083" w14:textId="77777777"/>
        </w:tc>
        <w:tc>
          <w:tcPr>
            <w:tcW w:w="2340" w:type="dxa"/>
            <w:tcMar/>
          </w:tcPr>
          <w:p w:rsidR="00C12554" w:rsidP="00D653E5" w:rsidRDefault="00C12554" w14:paraId="160B112C" w14:textId="77777777">
            <w:r>
              <w:t>Machine learning</w:t>
            </w:r>
          </w:p>
        </w:tc>
        <w:tc>
          <w:tcPr>
            <w:tcW w:w="3173" w:type="dxa"/>
            <w:tcMar/>
          </w:tcPr>
          <w:p w:rsidR="00C12554" w:rsidP="00D653E5" w:rsidRDefault="00C12554" w14:paraId="419E8593" w14:textId="69E79A8D">
            <w:r>
              <w:t>MAE</w:t>
            </w:r>
            <w:r w:rsidR="000B5292">
              <w:t xml:space="preserve"> (</w:t>
            </w:r>
            <w:r w:rsidRPr="000B5292" w:rsidR="000B5292">
              <w:t>Mean Absolute Error</w:t>
            </w:r>
            <w:r w:rsidR="000B5292">
              <w:t>)</w:t>
            </w:r>
            <w:r>
              <w:t>/RMSE</w:t>
            </w:r>
            <w:r w:rsidR="000B5292">
              <w:t xml:space="preserve"> (</w:t>
            </w:r>
            <w:r w:rsidRPr="000B5292" w:rsidR="000B5292">
              <w:t>Root Mean Squared Error</w:t>
            </w:r>
            <w:r w:rsidR="000B5292">
              <w:t xml:space="preserve">) </w:t>
            </w:r>
            <w:r>
              <w:t>/R²</w:t>
            </w:r>
            <w:r w:rsidR="000B5292">
              <w:t>(</w:t>
            </w:r>
            <w:r w:rsidRPr="000B5292" w:rsidR="000B5292">
              <w:t xml:space="preserve"> Coefficient </w:t>
            </w:r>
            <w:r w:rsidRPr="000B5292" w:rsidR="000B5292">
              <w:lastRenderedPageBreak/>
              <w:t>of Determination</w:t>
            </w:r>
            <w:r w:rsidR="000B5292">
              <w:t>)</w:t>
            </w:r>
            <w:r>
              <w:t>; prediction intervals; calibration error</w:t>
            </w:r>
          </w:p>
        </w:tc>
        <w:tc>
          <w:tcPr>
            <w:tcW w:w="4320" w:type="dxa"/>
            <w:tcMar/>
          </w:tcPr>
          <w:p w:rsidR="00C12554" w:rsidP="00D653E5" w:rsidRDefault="00C12554" w14:paraId="797721E7" w14:textId="77777777">
            <w:r>
              <w:lastRenderedPageBreak/>
              <w:t>Supervised ML (regression/classification); GNNs (graph neural networks); Bayesian methods</w:t>
            </w:r>
          </w:p>
        </w:tc>
      </w:tr>
      <w:tr w:rsidR="00C12554" w:rsidTr="260DC023" w14:paraId="4177CDA9" w14:textId="77777777">
        <w:tc>
          <w:tcPr>
            <w:tcW w:w="1451" w:type="dxa"/>
            <w:vMerge/>
            <w:tcMar/>
          </w:tcPr>
          <w:p w:rsidR="00C12554" w:rsidP="00D653E5" w:rsidRDefault="00C12554" w14:paraId="7ECE9963" w14:textId="77777777"/>
        </w:tc>
        <w:tc>
          <w:tcPr>
            <w:tcW w:w="2324" w:type="dxa"/>
            <w:vMerge/>
            <w:tcMar/>
          </w:tcPr>
          <w:p w:rsidR="00C12554" w:rsidP="00D653E5" w:rsidRDefault="00C12554" w14:paraId="56DF5A9B" w14:textId="77777777"/>
        </w:tc>
        <w:tc>
          <w:tcPr>
            <w:tcW w:w="2340" w:type="dxa"/>
            <w:tcMar/>
          </w:tcPr>
          <w:p w:rsidR="00C12554" w:rsidP="00D653E5" w:rsidRDefault="00C12554" w14:paraId="51A3DF06" w14:textId="77777777">
            <w:r>
              <w:t>High-throughput discovery</w:t>
            </w:r>
          </w:p>
        </w:tc>
        <w:tc>
          <w:tcPr>
            <w:tcW w:w="3173" w:type="dxa"/>
            <w:tcMar/>
          </w:tcPr>
          <w:p w:rsidR="00C12554" w:rsidP="00D653E5" w:rsidRDefault="00C12554" w14:paraId="16AFC68B" w14:textId="77777777">
            <w:r>
              <w:t>Throughput; success/failure rate; candidate rankings; Pareto fronts</w:t>
            </w:r>
          </w:p>
        </w:tc>
        <w:tc>
          <w:tcPr>
            <w:tcW w:w="4320" w:type="dxa"/>
            <w:tcMar/>
          </w:tcPr>
          <w:p w:rsidR="00C12554" w:rsidP="00D653E5" w:rsidRDefault="00C12554" w14:paraId="70608268" w14:textId="11126101">
            <w:r>
              <w:t>Automated workflows (HPC</w:t>
            </w:r>
            <w:r w:rsidR="000B5292">
              <w:t xml:space="preserve"> - </w:t>
            </w:r>
            <w:r w:rsidRPr="000B5292" w:rsidR="000B5292">
              <w:t>High-Performance Computing</w:t>
            </w:r>
            <w:r>
              <w:t>); active learning/Bayesian optimization; multi-objective optimization</w:t>
            </w:r>
          </w:p>
        </w:tc>
      </w:tr>
    </w:tbl>
    <w:p w:rsidR="00C12554" w:rsidP="00804539" w:rsidRDefault="00C12554" w14:paraId="2C19AC3B" w14:textId="34121CD0"/>
    <w:sectPr w:rsidR="00C12554" w:rsidSect="00C1255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V" w:author="Valis Jan" w:date="2026-03-16T21:57:00Z" w:id="20">
    <w:p w:rsidR="00EC2E4D" w:rsidP="00EC2E4D" w:rsidRDefault="00EC2E4D" w14:paraId="36E58FCE" w14:textId="77777777">
      <w:r>
        <w:rPr>
          <w:rStyle w:val="Odkaznakoment"/>
        </w:rPr>
        <w:annotationRef/>
      </w:r>
      <w:r>
        <w:rPr>
          <w:sz w:val="20"/>
          <w:szCs w:val="20"/>
        </w:rPr>
        <w:t>Not sure where to best place it</w:t>
      </w:r>
    </w:p>
  </w:comment>
  <w:comment xmlns:w="http://schemas.openxmlformats.org/wordprocessingml/2006/main" w:initials="TH" w:author="Thurlova Hana" w:date="2026-03-17T12:23:44" w:id="1187096225">
    <w:p xmlns:w14="http://schemas.microsoft.com/office/word/2010/wordml" xmlns:w="http://schemas.openxmlformats.org/wordprocessingml/2006/main" w:rsidR="21C7F9BE" w:rsidRDefault="025813E5" w14:paraId="0A6A44C8" w14:textId="433EC638">
      <w:pPr>
        <w:pStyle w:val="CommentText"/>
      </w:pPr>
      <w:r>
        <w:rPr>
          <w:rStyle w:val="CommentReference"/>
        </w:rPr>
        <w:annotationRef/>
      </w:r>
      <w:r w:rsidRPr="0B65CBDF" w:rsidR="7FA76217">
        <w:t>Yes, I think</w:t>
      </w:r>
    </w:p>
  </w:comment>
  <w:comment xmlns:w="http://schemas.openxmlformats.org/wordprocessingml/2006/main" w:initials="TH" w:author="Thurlova Hana" w:date="2026-03-17T11:08:48" w:id="1084424916">
    <w:p xmlns:w14="http://schemas.microsoft.com/office/word/2010/wordml" xmlns:w="http://schemas.openxmlformats.org/wordprocessingml/2006/main" w:rsidR="4862F274" w:rsidRDefault="2AE70A7F" w14:paraId="603BAE34" w14:textId="17A73DED">
      <w:pPr>
        <w:pStyle w:val="CommentText"/>
      </w:pPr>
      <w:r>
        <w:rPr>
          <w:rStyle w:val="CommentReference"/>
        </w:rPr>
        <w:annotationRef/>
      </w:r>
      <w:r w:rsidRPr="3A38F001" w:rsidR="2442B08C">
        <w:t>Maybe also EBSD?</w:t>
      </w:r>
    </w:p>
  </w:comment>
  <w:comment xmlns:w="http://schemas.openxmlformats.org/wordprocessingml/2006/main" w:initials="TH" w:author="Thurlova Hana" w:date="2026-03-27T13:14:31" w:id="1626411154">
    <w:p xmlns:w14="http://schemas.microsoft.com/office/word/2010/wordml" xmlns:w="http://schemas.openxmlformats.org/wordprocessingml/2006/main" w:rsidR="5B02A28F" w:rsidRDefault="0CE8930E" w14:paraId="3FF58C49" w14:textId="2D8C9341">
      <w:pPr>
        <w:pStyle w:val="CommentText"/>
      </w:pPr>
      <w:r>
        <w:rPr>
          <w:rStyle w:val="CommentReference"/>
        </w:rPr>
        <w:annotationRef/>
      </w:r>
      <w:r w:rsidRPr="1A9BDAE0" w:rsidR="0C7FA373">
        <w:t>+compression?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6E58FCE"/>
  <w15:commentEx w15:done="0" w15:paraId="0A6A44C8" w15:paraIdParent="36E58FCE"/>
  <w15:commentEx w15:done="0" w15:paraId="603BAE34"/>
  <w15:commentEx w15:done="0" w15:paraId="3FF58C4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80A7F3D" w16cex:dateUtc="2026-03-16T20:57:00Z"/>
  <w16cex:commentExtensible w16cex:durableId="6C5408F1" w16cex:dateUtc="2026-03-17T11:23:44.378Z"/>
  <w16cex:commentExtensible w16cex:durableId="470DD265" w16cex:dateUtc="2026-03-17T10:08:48.204Z"/>
  <w16cex:commentExtensible w16cex:durableId="353C72A0" w16cex:dateUtc="2026-03-27T12:14:31.06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6E58FCE" w16cid:durableId="080A7F3D"/>
  <w16cid:commentId w16cid:paraId="0A6A44C8" w16cid:durableId="6C5408F1"/>
  <w16cid:commentId w16cid:paraId="603BAE34" w16cid:durableId="470DD265"/>
  <w16cid:commentId w16cid:paraId="3FF58C49" w16cid:durableId="353C72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88F92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4361144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alis Jan">
    <w15:presenceInfo w15:providerId="AD" w15:userId="S::valisj@vscht.cz::1a85bc5c-4e36-4ac2-a532-dce8061b112a"/>
  </w15:person>
  <w15:person w15:author="Thurlova Hana">
    <w15:presenceInfo w15:providerId="AD" w15:userId="S::thurlovh@vscht.cz::ea10c43c-0708-4e2a-87b4-0f1b657bd2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54"/>
    <w:rsid w:val="00086E86"/>
    <w:rsid w:val="000B5292"/>
    <w:rsid w:val="00101FC4"/>
    <w:rsid w:val="002E0035"/>
    <w:rsid w:val="00682858"/>
    <w:rsid w:val="0076103E"/>
    <w:rsid w:val="007B2CE3"/>
    <w:rsid w:val="00804539"/>
    <w:rsid w:val="00A32FB7"/>
    <w:rsid w:val="00A40819"/>
    <w:rsid w:val="00B74FB3"/>
    <w:rsid w:val="00C12554"/>
    <w:rsid w:val="00CE2099"/>
    <w:rsid w:val="00EC2E4D"/>
    <w:rsid w:val="00FA3BF4"/>
    <w:rsid w:val="0A069090"/>
    <w:rsid w:val="0C9E05FB"/>
    <w:rsid w:val="1C40CB03"/>
    <w:rsid w:val="260DC023"/>
    <w:rsid w:val="2CB5A6FC"/>
    <w:rsid w:val="37AD5F46"/>
    <w:rsid w:val="43585F28"/>
    <w:rsid w:val="55A9B45E"/>
    <w:rsid w:val="71EFC48D"/>
    <w:rsid w:val="7E4B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E5DC"/>
  <w15:chartTrackingRefBased/>
  <w15:docId w15:val="{C415509B-A9DB-4DA4-8DE2-2BF7DCBD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C1255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C125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125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1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1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1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1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1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1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C125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C125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C125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C12554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C12554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C12554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C12554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C12554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C1255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125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C125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1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C1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12554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C1255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1255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1255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125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C1255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12554"/>
    <w:rPr>
      <w:b/>
      <w:bCs/>
      <w:smallCaps/>
      <w:color w:val="0F4761" w:themeColor="accent1" w:themeShade="BF"/>
      <w:spacing w:val="5"/>
    </w:rPr>
  </w:style>
  <w:style w:type="paragraph" w:styleId="Seznamsodrkami">
    <w:name w:val="List Bullet"/>
    <w:basedOn w:val="Normln"/>
    <w:uiPriority w:val="99"/>
    <w:unhideWhenUsed/>
    <w:rsid w:val="00C12554"/>
    <w:pPr>
      <w:numPr>
        <w:numId w:val="1"/>
      </w:numPr>
      <w:contextualSpacing/>
    </w:pPr>
  </w:style>
  <w:style w:type="table" w:styleId="Mkatabulky">
    <w:name w:val="Table Grid"/>
    <w:basedOn w:val="Normlntabulka"/>
    <w:uiPriority w:val="59"/>
    <w:rsid w:val="00C1255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ze">
    <w:name w:val="Revision"/>
    <w:hidden/>
    <w:uiPriority w:val="99"/>
    <w:semiHidden/>
    <w:rsid w:val="00A4081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Odkaznakoment">
    <w:name w:val="annotation reference"/>
    <w:basedOn w:val="Standardnpsmoodstavce"/>
    <w:uiPriority w:val="99"/>
    <w:semiHidden/>
    <w:unhideWhenUsed/>
    <w:rsid w:val="00EC2E4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2E4D"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/>
    <w:rsid w:val="00EC2E4D"/>
    <w:rPr>
      <w:rFonts w:eastAsiaTheme="minorEastAsia"/>
      <w:kern w:val="0"/>
      <w:sz w:val="20"/>
      <w:szCs w:val="20"/>
      <w:lang w:val="en-US"/>
      <w14:ligatures w14:val="none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2E4D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EC2E4D"/>
    <w:rPr>
      <w:rFonts w:eastAsiaTheme="minorEastAsia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Anastasiia Prytuliak</dc:creator>
  <keywords/>
  <dc:description/>
  <lastModifiedBy>Thurlova Hana</lastModifiedBy>
  <revision>7</revision>
  <dcterms:created xsi:type="dcterms:W3CDTF">2026-02-02T14:54:00.0000000Z</dcterms:created>
  <dcterms:modified xsi:type="dcterms:W3CDTF">2026-03-27T12:23:31.5698636Z</dcterms:modified>
</coreProperties>
</file>